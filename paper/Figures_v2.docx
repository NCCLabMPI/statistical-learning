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687CE" w14:textId="2C283EAB" w:rsidR="00A4129E" w:rsidRDefault="00A4129E" w:rsidP="00A4129E">
      <w:pPr>
        <w:rPr>
          <w:b/>
        </w:rPr>
      </w:pPr>
      <w:bookmarkStart w:id="0" w:name="_GoBack"/>
      <w:bookmarkEnd w:id="0"/>
      <w:r>
        <w:rPr>
          <w:b/>
        </w:rPr>
        <w:t>Figures</w:t>
      </w:r>
    </w:p>
    <w:p w14:paraId="5BC13647" w14:textId="3C2DF88A" w:rsidR="00A4129E" w:rsidRDefault="002A215D" w:rsidP="00CB008A">
      <w:ins w:id="1" w:author="Ava" w:date="2020-09-22T17:17:00Z">
        <w:r>
          <w:rPr>
            <w:rFonts w:ascii="Arial" w:hAnsi="Arial" w:cs="Arial"/>
            <w:noProof/>
          </w:rPr>
          <w:drawing>
            <wp:inline distT="0" distB="0" distL="0" distR="0" wp14:anchorId="4AA49D93" wp14:editId="44B48D85">
              <wp:extent cx="5943600" cy="4669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ins>
      <w:del w:id="2" w:author="Ava" w:date="2020-09-21T13:28:00Z">
        <w:r w:rsidR="00924C56" w:rsidDel="001067C9">
          <w:rPr>
            <w:rFonts w:ascii="Arial" w:hAnsi="Arial" w:cs="Arial"/>
            <w:noProof/>
          </w:rPr>
          <w:drawing>
            <wp:inline distT="0" distB="0" distL="0" distR="0" wp14:anchorId="75C8F813" wp14:editId="5F8818EE">
              <wp:extent cx="5943600" cy="46697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del>
    </w:p>
    <w:p w14:paraId="1E4C2D51" w14:textId="0A8C71BB" w:rsidR="0071523A" w:rsidRPr="008A0937" w:rsidRDefault="0071523A" w:rsidP="0071523A">
      <w:pPr>
        <w:pStyle w:val="Caption"/>
        <w:jc w:val="both"/>
        <w:rPr>
          <w:rPrChange w:id="3" w:author="Ava" w:date="2020-09-22T17:02:00Z">
            <w:rPr>
              <w:b/>
            </w:rPr>
          </w:rPrChange>
        </w:rPr>
      </w:pPr>
      <w:r w:rsidRPr="00181A57">
        <w:rPr>
          <w:b/>
        </w:rPr>
        <w:t xml:space="preserve">Figure </w:t>
      </w:r>
      <w:r w:rsidRPr="00181A57">
        <w:rPr>
          <w:b/>
          <w:i w:val="0"/>
          <w:iCs w:val="0"/>
        </w:rPr>
        <w:fldChar w:fldCharType="begin"/>
      </w:r>
      <w:r w:rsidRPr="00181A57">
        <w:rPr>
          <w:b/>
        </w:rPr>
        <w:instrText xml:space="preserve"> SEQ Figure \* ARABIC </w:instrText>
      </w:r>
      <w:r w:rsidRPr="00181A57">
        <w:rPr>
          <w:b/>
          <w:i w:val="0"/>
          <w:iCs w:val="0"/>
        </w:rPr>
        <w:fldChar w:fldCharType="separate"/>
      </w:r>
      <w:r>
        <w:rPr>
          <w:b/>
          <w:noProof/>
        </w:rPr>
        <w:t>1</w:t>
      </w:r>
      <w:r w:rsidRPr="00181A57">
        <w:rPr>
          <w:b/>
          <w:i w:val="0"/>
          <w:iCs w:val="0"/>
        </w:rPr>
        <w:fldChar w:fldCharType="end"/>
      </w:r>
      <w:r>
        <w:rPr>
          <w:b/>
        </w:rPr>
        <w:t xml:space="preserve">. </w:t>
      </w:r>
      <w:ins w:id="4" w:author="Ava" w:date="2020-09-22T17:20:00Z">
        <w:r w:rsidR="001E3891">
          <w:rPr>
            <w:b/>
          </w:rPr>
          <w:t xml:space="preserve">Exp. 1: </w:t>
        </w:r>
      </w:ins>
      <w:r>
        <w:rPr>
          <w:b/>
        </w:rPr>
        <w:t>Online target detection reveal</w:t>
      </w:r>
      <w:ins w:id="5" w:author="Ava" w:date="2020-09-22T16:51:00Z">
        <w:r w:rsidR="001E5422">
          <w:rPr>
            <w:b/>
          </w:rPr>
          <w:t>s</w:t>
        </w:r>
      </w:ins>
      <w:r>
        <w:rPr>
          <w:b/>
        </w:rPr>
        <w:t xml:space="preserve"> rapid and robust sensitivity to embedded regularities. </w:t>
      </w:r>
      <w:r w:rsidRPr="001E5422">
        <w:rPr>
          <w:rPrChange w:id="6" w:author="Ava" w:date="2020-09-22T16:51:00Z">
            <w:rPr>
              <w:b/>
            </w:rPr>
          </w:rPrChange>
        </w:rPr>
        <w:t xml:space="preserve">A. </w:t>
      </w:r>
      <w:r w:rsidR="00937948" w:rsidRPr="001E5422">
        <w:rPr>
          <w:rPrChange w:id="7" w:author="Ava" w:date="2020-09-22T16:51:00Z">
            <w:rPr>
              <w:b/>
            </w:rPr>
          </w:rPrChange>
        </w:rPr>
        <w:t xml:space="preserve">Median </w:t>
      </w:r>
      <w:ins w:id="8" w:author="Ava" w:date="2020-09-22T16:51:00Z">
        <w:r w:rsidR="001E5422">
          <w:t>r</w:t>
        </w:r>
      </w:ins>
      <w:del w:id="9" w:author="Ava" w:date="2020-09-22T16:51:00Z">
        <w:r w:rsidRPr="001E5422" w:rsidDel="001E5422">
          <w:rPr>
            <w:rPrChange w:id="10" w:author="Ava" w:date="2020-09-22T16:51:00Z">
              <w:rPr>
                <w:b/>
              </w:rPr>
            </w:rPrChange>
          </w:rPr>
          <w:delText>R</w:delText>
        </w:r>
      </w:del>
      <w:r w:rsidRPr="001E5422">
        <w:rPr>
          <w:rPrChange w:id="11" w:author="Ava" w:date="2020-09-22T16:51:00Z">
            <w:rPr>
              <w:b/>
            </w:rPr>
          </w:rPrChange>
        </w:rPr>
        <w:t xml:space="preserve">eaction times </w:t>
      </w:r>
      <w:ins w:id="12" w:author="Ava" w:date="2020-09-22T16:51:00Z">
        <w:r w:rsidR="001E5422">
          <w:t xml:space="preserve">(RT) </w:t>
        </w:r>
      </w:ins>
      <w:r w:rsidRPr="001E5422">
        <w:rPr>
          <w:rPrChange w:id="13" w:author="Ava" w:date="2020-09-22T16:51:00Z">
            <w:rPr>
              <w:b/>
            </w:rPr>
          </w:rPrChange>
        </w:rPr>
        <w:t xml:space="preserve">to target syllables are modulated by </w:t>
      </w:r>
      <w:ins w:id="14" w:author="Ava" w:date="2020-09-22T16:51:00Z">
        <w:r w:rsidR="001E5422">
          <w:t>the syllable</w:t>
        </w:r>
      </w:ins>
      <w:ins w:id="15" w:author="Ava" w:date="2020-09-22T16:52:00Z">
        <w:r w:rsidR="001E5422">
          <w:t xml:space="preserve">’s </w:t>
        </w:r>
      </w:ins>
      <w:r w:rsidRPr="001E5422">
        <w:rPr>
          <w:rPrChange w:id="16" w:author="Ava" w:date="2020-09-22T16:51:00Z">
            <w:rPr>
              <w:b/>
            </w:rPr>
          </w:rPrChange>
        </w:rPr>
        <w:t>ordinal position in pseudowords. Participants responded more slowly to syllables in the word-initial (1</w:t>
      </w:r>
      <w:r w:rsidRPr="001E5422">
        <w:rPr>
          <w:vertAlign w:val="superscript"/>
          <w:rPrChange w:id="17" w:author="Ava" w:date="2020-09-22T16:51:00Z">
            <w:rPr>
              <w:b/>
              <w:vertAlign w:val="superscript"/>
            </w:rPr>
          </w:rPrChange>
        </w:rPr>
        <w:t>st</w:t>
      </w:r>
      <w:r w:rsidRPr="001E5422">
        <w:rPr>
          <w:rPrChange w:id="18" w:author="Ava" w:date="2020-09-22T16:51:00Z">
            <w:rPr>
              <w:b/>
            </w:rPr>
          </w:rPrChange>
        </w:rPr>
        <w:t xml:space="preserve">) position </w:t>
      </w:r>
      <w:del w:id="19" w:author="Ava" w:date="2020-09-22T16:52:00Z">
        <w:r w:rsidRPr="001E5422" w:rsidDel="001E5422">
          <w:rPr>
            <w:rPrChange w:id="20" w:author="Ava" w:date="2020-09-22T16:51:00Z">
              <w:rPr>
                <w:b/>
              </w:rPr>
            </w:rPrChange>
          </w:rPr>
          <w:delText xml:space="preserve">(TP = 0.33) </w:delText>
        </w:r>
      </w:del>
      <w:r w:rsidRPr="001E5422">
        <w:rPr>
          <w:rPrChange w:id="21" w:author="Ava" w:date="2020-09-22T16:51:00Z">
            <w:rPr>
              <w:b/>
            </w:rPr>
          </w:rPrChange>
        </w:rPr>
        <w:t>than to syllables in the word-medial (2</w:t>
      </w:r>
      <w:r w:rsidRPr="001E5422">
        <w:rPr>
          <w:vertAlign w:val="superscript"/>
          <w:rPrChange w:id="22" w:author="Ava" w:date="2020-09-22T16:51:00Z">
            <w:rPr>
              <w:b/>
              <w:vertAlign w:val="superscript"/>
            </w:rPr>
          </w:rPrChange>
        </w:rPr>
        <w:t>nd</w:t>
      </w:r>
      <w:r w:rsidRPr="001E5422">
        <w:rPr>
          <w:rPrChange w:id="23" w:author="Ava" w:date="2020-09-22T16:51:00Z">
            <w:rPr>
              <w:b/>
            </w:rPr>
          </w:rPrChange>
        </w:rPr>
        <w:t>) or word-final (3</w:t>
      </w:r>
      <w:r w:rsidRPr="001E5422">
        <w:rPr>
          <w:vertAlign w:val="superscript"/>
          <w:rPrChange w:id="24" w:author="Ava" w:date="2020-09-22T16:51:00Z">
            <w:rPr>
              <w:b/>
              <w:vertAlign w:val="superscript"/>
            </w:rPr>
          </w:rPrChange>
        </w:rPr>
        <w:t>rd</w:t>
      </w:r>
      <w:r w:rsidRPr="001E5422">
        <w:rPr>
          <w:rPrChange w:id="25" w:author="Ava" w:date="2020-09-22T16:51:00Z">
            <w:rPr>
              <w:b/>
            </w:rPr>
          </w:rPrChange>
        </w:rPr>
        <w:t>) position</w:t>
      </w:r>
      <w:del w:id="26" w:author="Ava" w:date="2020-09-22T16:52:00Z">
        <w:r w:rsidR="00937948" w:rsidRPr="001E5422" w:rsidDel="001E5422">
          <w:rPr>
            <w:rPrChange w:id="27" w:author="Ava" w:date="2020-09-22T16:51:00Z">
              <w:rPr>
                <w:b/>
              </w:rPr>
            </w:rPrChange>
          </w:rPr>
          <w:delText xml:space="preserve"> (TP=1)</w:delText>
        </w:r>
        <w:r w:rsidRPr="001E5422" w:rsidDel="001E5422">
          <w:rPr>
            <w:rPrChange w:id="28" w:author="Ava" w:date="2020-09-22T16:51:00Z">
              <w:rPr>
                <w:b/>
              </w:rPr>
            </w:rPrChange>
          </w:rPr>
          <w:delText>.</w:delText>
        </w:r>
      </w:del>
      <w:ins w:id="29" w:author="Ava" w:date="2020-09-22T16:52:00Z">
        <w:r w:rsidR="001E5422">
          <w:t>. Error bars represent 95</w:t>
        </w:r>
      </w:ins>
      <w:ins w:id="30" w:author="Ava" w:date="2020-09-22T16:53:00Z">
        <w:r w:rsidR="001E5422">
          <w:t>% confidence intervals.</w:t>
        </w:r>
      </w:ins>
      <w:r w:rsidRPr="001E5422">
        <w:rPr>
          <w:rPrChange w:id="31" w:author="Ava" w:date="2020-09-22T16:51:00Z">
            <w:rPr>
              <w:b/>
            </w:rPr>
          </w:rPrChange>
        </w:rPr>
        <w:t xml:space="preserve"> B. </w:t>
      </w:r>
      <w:ins w:id="32" w:author="Ava" w:date="2020-09-22T16:54:00Z">
        <w:r w:rsidR="001E5422">
          <w:t>Distribution of m</w:t>
        </w:r>
      </w:ins>
      <w:del w:id="33" w:author="Ava" w:date="2020-09-22T16:54:00Z">
        <w:r w:rsidRPr="001E5422" w:rsidDel="001E5422">
          <w:rPr>
            <w:rPrChange w:id="34" w:author="Ava" w:date="2020-09-22T16:51:00Z">
              <w:rPr>
                <w:b/>
              </w:rPr>
            </w:rPrChange>
          </w:rPr>
          <w:delText>M</w:delText>
        </w:r>
      </w:del>
      <w:r w:rsidRPr="001E5422">
        <w:rPr>
          <w:rPrChange w:id="35" w:author="Ava" w:date="2020-09-22T16:51:00Z">
            <w:rPr>
              <w:b/>
            </w:rPr>
          </w:rPrChange>
        </w:rPr>
        <w:t xml:space="preserve">edian </w:t>
      </w:r>
      <w:del w:id="36" w:author="Ava" w:date="2020-09-22T16:53:00Z">
        <w:r w:rsidR="00937948" w:rsidRPr="001E5422" w:rsidDel="001E5422">
          <w:rPr>
            <w:rPrChange w:id="37" w:author="Ava" w:date="2020-09-22T16:51:00Z">
              <w:rPr>
                <w:b/>
              </w:rPr>
            </w:rPrChange>
          </w:rPr>
          <w:delText>reaction times (</w:delText>
        </w:r>
        <w:r w:rsidRPr="001E5422" w:rsidDel="001E5422">
          <w:rPr>
            <w:rPrChange w:id="38" w:author="Ava" w:date="2020-09-22T16:51:00Z">
              <w:rPr>
                <w:b/>
              </w:rPr>
            </w:rPrChange>
          </w:rPr>
          <w:delText>RTs</w:delText>
        </w:r>
      </w:del>
      <w:ins w:id="39" w:author="Ava" w:date="2020-09-22T16:53:00Z">
        <w:r w:rsidR="001E5422">
          <w:t>RTs</w:t>
        </w:r>
      </w:ins>
      <w:ins w:id="40" w:author="Ava" w:date="2020-09-22T16:54:00Z">
        <w:r w:rsidR="001E5422">
          <w:t xml:space="preserve"> to each ordinal position for each participant (black dots)</w:t>
        </w:r>
      </w:ins>
      <w:del w:id="41" w:author="Ava" w:date="2020-09-22T16:54:00Z">
        <w:r w:rsidR="00937948" w:rsidRPr="001E5422" w:rsidDel="001E5422">
          <w:rPr>
            <w:rPrChange w:id="42" w:author="Ava" w:date="2020-09-22T16:51:00Z">
              <w:rPr>
                <w:b/>
              </w:rPr>
            </w:rPrChange>
          </w:rPr>
          <w:delText>)</w:delText>
        </w:r>
        <w:r w:rsidRPr="001E5422" w:rsidDel="001E5422">
          <w:rPr>
            <w:rPrChange w:id="43" w:author="Ava" w:date="2020-09-22T16:51:00Z">
              <w:rPr>
                <w:b/>
              </w:rPr>
            </w:rPrChange>
          </w:rPr>
          <w:delText xml:space="preserve"> for each</w:delText>
        </w:r>
        <w:r w:rsidR="00937948" w:rsidRPr="001E5422" w:rsidDel="001E5422">
          <w:rPr>
            <w:rPrChange w:id="44" w:author="Ava" w:date="2020-09-22T16:51:00Z">
              <w:rPr>
                <w:b/>
              </w:rPr>
            </w:rPrChange>
          </w:rPr>
          <w:delText xml:space="preserve"> ordinal</w:delText>
        </w:r>
        <w:r w:rsidRPr="001E5422" w:rsidDel="001E5422">
          <w:rPr>
            <w:rPrChange w:id="45" w:author="Ava" w:date="2020-09-22T16:51:00Z">
              <w:rPr>
                <w:b/>
              </w:rPr>
            </w:rPrChange>
          </w:rPr>
          <w:delText xml:space="preserve"> position collapsed over blocks</w:delText>
        </w:r>
      </w:del>
      <w:r w:rsidRPr="001E5422">
        <w:rPr>
          <w:rPrChange w:id="46" w:author="Ava" w:date="2020-09-22T16:51:00Z">
            <w:rPr>
              <w:b/>
            </w:rPr>
          </w:rPrChange>
        </w:rPr>
        <w:t xml:space="preserve">. </w:t>
      </w:r>
      <w:del w:id="47" w:author="Ava" w:date="2020-09-22T16:54:00Z">
        <w:r w:rsidRPr="001E5422" w:rsidDel="001E5422">
          <w:rPr>
            <w:rPrChange w:id="48" w:author="Ava" w:date="2020-09-22T16:51:00Z">
              <w:rPr>
                <w:b/>
              </w:rPr>
            </w:rPrChange>
          </w:rPr>
          <w:delText xml:space="preserve">Dots are individual participant medians, </w:delText>
        </w:r>
      </w:del>
      <w:ins w:id="49" w:author="Ava" w:date="2020-09-22T16:54:00Z">
        <w:r w:rsidR="001E5422">
          <w:t>(J</w:t>
        </w:r>
      </w:ins>
      <w:del w:id="50" w:author="Ava" w:date="2020-09-22T16:54:00Z">
        <w:r w:rsidRPr="001E5422" w:rsidDel="001E5422">
          <w:rPr>
            <w:rPrChange w:id="51" w:author="Ava" w:date="2020-09-22T16:51:00Z">
              <w:rPr>
                <w:b/>
              </w:rPr>
            </w:rPrChange>
          </w:rPr>
          <w:delText>j</w:delText>
        </w:r>
      </w:del>
      <w:r w:rsidRPr="001E5422">
        <w:rPr>
          <w:rPrChange w:id="52" w:author="Ava" w:date="2020-09-22T16:51:00Z">
            <w:rPr>
              <w:b/>
            </w:rPr>
          </w:rPrChange>
        </w:rPr>
        <w:t>ittered along x-axis for visibility.</w:t>
      </w:r>
      <w:ins w:id="53" w:author="Ava" w:date="2020-09-22T16:54:00Z">
        <w:r w:rsidR="001E5422">
          <w:t>)</w:t>
        </w:r>
      </w:ins>
      <w:r w:rsidRPr="001E5422">
        <w:rPr>
          <w:rPrChange w:id="54" w:author="Ava" w:date="2020-09-22T16:51:00Z">
            <w:rPr>
              <w:b/>
            </w:rPr>
          </w:rPrChange>
        </w:rPr>
        <w:t xml:space="preserve"> Box plots indicate group median and </w:t>
      </w:r>
      <w:ins w:id="55" w:author="Ava" w:date="2020-09-22T16:58:00Z">
        <w:r w:rsidR="001E5422">
          <w:t xml:space="preserve">95% </w:t>
        </w:r>
      </w:ins>
      <w:r w:rsidRPr="001E5422">
        <w:rPr>
          <w:rPrChange w:id="56" w:author="Ava" w:date="2020-09-22T16:51:00Z">
            <w:rPr>
              <w:b/>
            </w:rPr>
          </w:rPrChange>
        </w:rPr>
        <w:t>CI</w:t>
      </w:r>
      <w:del w:id="57" w:author="Ava" w:date="2020-09-22T16:58:00Z">
        <w:r w:rsidRPr="001E5422" w:rsidDel="001E5422">
          <w:rPr>
            <w:rPrChange w:id="58" w:author="Ava" w:date="2020-09-22T16:51:00Z">
              <w:rPr>
                <w:b/>
              </w:rPr>
            </w:rPrChange>
          </w:rPr>
          <w:delText>’s</w:delText>
        </w:r>
      </w:del>
      <w:del w:id="59" w:author="Ava" w:date="2020-09-22T16:55:00Z">
        <w:r w:rsidRPr="001E5422" w:rsidDel="001E5422">
          <w:rPr>
            <w:rPrChange w:id="60" w:author="Ava" w:date="2020-09-22T16:51:00Z">
              <w:rPr>
                <w:b/>
              </w:rPr>
            </w:rPrChange>
          </w:rPr>
          <w:delText>, half-violins describe distribution</w:delText>
        </w:r>
      </w:del>
      <w:r w:rsidRPr="001E5422">
        <w:rPr>
          <w:rPrChange w:id="61" w:author="Ava" w:date="2020-09-22T16:51:00Z">
            <w:rPr>
              <w:b/>
            </w:rPr>
          </w:rPrChange>
        </w:rPr>
        <w:t xml:space="preserve">. C. </w:t>
      </w:r>
      <w:ins w:id="62" w:author="Ava" w:date="2020-09-22T16:55:00Z">
        <w:r w:rsidR="001E5422">
          <w:t xml:space="preserve">RTs to targets in the </w:t>
        </w:r>
        <w:proofErr w:type="gramStart"/>
        <w:r w:rsidR="001E5422">
          <w:t>1</w:t>
        </w:r>
        <w:r w:rsidR="001E5422" w:rsidRPr="001E5422">
          <w:rPr>
            <w:vertAlign w:val="superscript"/>
            <w:rPrChange w:id="63" w:author="Ava" w:date="2020-09-22T16:56:00Z">
              <w:rPr/>
            </w:rPrChange>
          </w:rPr>
          <w:t>st</w:t>
        </w:r>
        <w:proofErr w:type="gramEnd"/>
        <w:r w:rsidR="001E5422">
          <w:t xml:space="preserve"> </w:t>
        </w:r>
      </w:ins>
      <w:ins w:id="64" w:author="Ava" w:date="2020-09-22T16:56:00Z">
        <w:r w:rsidR="001E5422">
          <w:t>vs 2</w:t>
        </w:r>
        <w:r w:rsidR="001E5422" w:rsidRPr="001E5422">
          <w:rPr>
            <w:vertAlign w:val="superscript"/>
            <w:rPrChange w:id="65" w:author="Ava" w:date="2020-09-22T16:56:00Z">
              <w:rPr/>
            </w:rPrChange>
          </w:rPr>
          <w:t>nd</w:t>
        </w:r>
        <w:r w:rsidR="001E5422">
          <w:t xml:space="preserve"> or 3</w:t>
        </w:r>
        <w:r w:rsidR="001E5422" w:rsidRPr="001E5422">
          <w:rPr>
            <w:vertAlign w:val="superscript"/>
            <w:rPrChange w:id="66" w:author="Ava" w:date="2020-09-22T16:56:00Z">
              <w:rPr/>
            </w:rPrChange>
          </w:rPr>
          <w:t>rd</w:t>
        </w:r>
        <w:r w:rsidR="001E5422">
          <w:t xml:space="preserve"> position are somewhat distinct in the first block (first 3 minutes of exposure), and clearly differentiated thereafter. </w:t>
        </w:r>
      </w:ins>
      <w:ins w:id="67" w:author="Ava" w:date="2020-09-22T16:57:00Z">
        <w:r w:rsidR="001E5422">
          <w:t xml:space="preserve">Points represents estimated marginal means from the GLMM, vertical lines represent </w:t>
        </w:r>
      </w:ins>
      <w:ins w:id="68" w:author="Ava" w:date="2020-09-22T16:58:00Z">
        <w:r w:rsidR="001E5422">
          <w:t>95% CI.</w:t>
        </w:r>
      </w:ins>
      <w:ins w:id="69" w:author="Ava" w:date="2020-09-22T17:02:00Z">
        <w:r w:rsidR="008A0937">
          <w:t xml:space="preserve"> </w:t>
        </w:r>
      </w:ins>
      <w:del w:id="70" w:author="Ava" w:date="2020-09-22T17:02:00Z">
        <w:r w:rsidRPr="001E5422" w:rsidDel="008A0937">
          <w:rPr>
            <w:rPrChange w:id="71" w:author="Ava" w:date="2020-09-22T16:51:00Z">
              <w:rPr>
                <w:b/>
              </w:rPr>
            </w:rPrChange>
          </w:rPr>
          <w:delText xml:space="preserve">Reaction time effect appears in the first block (within 3 minutes of exposure). This effect was present in block 1 and remained stable throughout subsequent blocks. </w:delText>
        </w:r>
      </w:del>
      <w:r w:rsidRPr="001E5422">
        <w:rPr>
          <w:rPrChange w:id="72" w:author="Ava" w:date="2020-09-22T16:51:00Z">
            <w:rPr>
              <w:b/>
            </w:rPr>
          </w:rPrChange>
        </w:rPr>
        <w:t xml:space="preserve">D. </w:t>
      </w:r>
      <w:ins w:id="73" w:author="Ava" w:date="2020-09-22T17:02:00Z">
        <w:r w:rsidR="008A0937">
          <w:t xml:space="preserve">The </w:t>
        </w:r>
      </w:ins>
      <w:ins w:id="74" w:author="Ava" w:date="2020-09-22T17:03:00Z">
        <w:r w:rsidR="008A0937">
          <w:t xml:space="preserve">magnitude of the SL effect </w:t>
        </w:r>
      </w:ins>
      <w:ins w:id="75" w:author="Ava" w:date="2020-09-22T17:05:00Z">
        <w:r w:rsidR="008A0937">
          <w:t>(</w:t>
        </w:r>
        <w:r w:rsidR="008A0937" w:rsidRPr="00597381">
          <w:t xml:space="preserve">log </w:t>
        </w:r>
        <w:r w:rsidR="008A0937">
          <w:t>mean</w:t>
        </w:r>
        <w:r w:rsidR="008A0937" w:rsidRPr="00597381">
          <w:t xml:space="preserve"> RT to </w:t>
        </w:r>
        <w:proofErr w:type="gramStart"/>
        <w:r w:rsidR="008A0937">
          <w:t>1</w:t>
        </w:r>
        <w:r w:rsidR="008A0937" w:rsidRPr="008A0937">
          <w:rPr>
            <w:vertAlign w:val="superscript"/>
            <w:rPrChange w:id="76" w:author="Ava" w:date="2020-09-22T17:05:00Z">
              <w:rPr/>
            </w:rPrChange>
          </w:rPr>
          <w:t>st</w:t>
        </w:r>
        <w:proofErr w:type="gramEnd"/>
        <w:r w:rsidR="008A0937">
          <w:t xml:space="preserve"> position</w:t>
        </w:r>
        <w:r w:rsidR="008A0937" w:rsidRPr="00597381">
          <w:t xml:space="preserve"> – </w:t>
        </w:r>
      </w:ins>
      <w:ins w:id="77" w:author="Ava" w:date="2020-09-22T17:06:00Z">
        <w:r w:rsidR="008A0937">
          <w:t xml:space="preserve">log mean RT to </w:t>
        </w:r>
      </w:ins>
      <w:ins w:id="78" w:author="Ava" w:date="2020-09-22T17:05:00Z">
        <w:r w:rsidR="008A0937" w:rsidRPr="00597381">
          <w:t>(</w:t>
        </w:r>
      </w:ins>
      <w:ins w:id="79" w:author="Ava" w:date="2020-09-22T17:06:00Z">
        <w:r w:rsidR="008A0937">
          <w:t>2</w:t>
        </w:r>
        <w:r w:rsidR="008A0937" w:rsidRPr="008A0937">
          <w:rPr>
            <w:vertAlign w:val="superscript"/>
            <w:rPrChange w:id="80" w:author="Ava" w:date="2020-09-22T17:06:00Z">
              <w:rPr/>
            </w:rPrChange>
          </w:rPr>
          <w:t>nd</w:t>
        </w:r>
      </w:ins>
      <w:ins w:id="81" w:author="Ava" w:date="2020-09-22T17:05:00Z">
        <w:r w:rsidR="008A0937" w:rsidRPr="00597381">
          <w:t xml:space="preserve"> &amp;</w:t>
        </w:r>
        <w:r w:rsidR="008A0937">
          <w:t xml:space="preserve"> 3</w:t>
        </w:r>
        <w:r w:rsidR="008A0937" w:rsidRPr="008A0937">
          <w:rPr>
            <w:vertAlign w:val="superscript"/>
            <w:rPrChange w:id="82" w:author="Ava" w:date="2020-09-22T17:06:00Z">
              <w:rPr/>
            </w:rPrChange>
          </w:rPr>
          <w:t>rd</w:t>
        </w:r>
        <w:r w:rsidR="008A0937" w:rsidRPr="00597381">
          <w:t>) position syllables</w:t>
        </w:r>
        <w:r w:rsidR="008A0937">
          <w:t xml:space="preserve">) </w:t>
        </w:r>
      </w:ins>
      <w:ins w:id="83" w:author="Ava" w:date="2020-09-22T17:03:00Z">
        <w:r w:rsidR="008A0937">
          <w:t xml:space="preserve">was smallest in the first block, but rose dramatically in the second block, </w:t>
        </w:r>
      </w:ins>
      <w:ins w:id="84" w:author="Ava" w:date="2020-09-22T17:06:00Z">
        <w:r w:rsidR="008A0937">
          <w:t>thereafter</w:t>
        </w:r>
      </w:ins>
      <w:ins w:id="85" w:author="Ava" w:date="2020-09-22T17:04:00Z">
        <w:r w:rsidR="008A0937">
          <w:t xml:space="preserve"> </w:t>
        </w:r>
      </w:ins>
      <w:ins w:id="86" w:author="Ava" w:date="2020-09-22T17:06:00Z">
        <w:r w:rsidR="008A0937">
          <w:t>hovering around the overall mean</w:t>
        </w:r>
      </w:ins>
      <w:del w:id="87" w:author="Ava" w:date="2020-09-22T17:02:00Z">
        <w:r w:rsidRPr="001E5422" w:rsidDel="008A0937">
          <w:rPr>
            <w:rPrChange w:id="88" w:author="Ava" w:date="2020-09-22T16:51:00Z">
              <w:rPr>
                <w:b/>
              </w:rPr>
            </w:rPrChange>
          </w:rPr>
          <w:delText>O</w:delText>
        </w:r>
      </w:del>
      <w:del w:id="89" w:author="Ava" w:date="2020-09-22T17:03:00Z">
        <w:r w:rsidRPr="001E5422" w:rsidDel="008A0937">
          <w:rPr>
            <w:rPrChange w:id="90" w:author="Ava" w:date="2020-09-22T16:51:00Z">
              <w:rPr>
                <w:b/>
              </w:rPr>
            </w:rPrChange>
          </w:rPr>
          <w:delText>nline measure of SL as a function of block</w:delText>
        </w:r>
      </w:del>
      <w:r w:rsidRPr="001E5422">
        <w:rPr>
          <w:rPrChange w:id="91" w:author="Ava" w:date="2020-09-22T16:51:00Z">
            <w:rPr>
              <w:b/>
            </w:rPr>
          </w:rPrChange>
        </w:rPr>
        <w:t xml:space="preserve">. </w:t>
      </w:r>
      <w:ins w:id="92" w:author="Ava" w:date="2020-09-22T17:16:00Z">
        <w:r w:rsidR="002A215D">
          <w:t xml:space="preserve">(No difference in mean RTs to the three positions would result in </w:t>
        </w:r>
      </w:ins>
      <w:ins w:id="93" w:author="Ava" w:date="2020-09-22T17:18:00Z">
        <w:r w:rsidR="002A215D">
          <w:t xml:space="preserve">a value of </w:t>
        </w:r>
        <w:proofErr w:type="gramStart"/>
        <w:r w:rsidR="002A215D">
          <w:t>0</w:t>
        </w:r>
        <w:proofErr w:type="gramEnd"/>
        <w:r w:rsidR="002A215D">
          <w:t>.</w:t>
        </w:r>
      </w:ins>
      <w:ins w:id="94" w:author="Ava" w:date="2020-09-22T17:16:00Z">
        <w:r w:rsidR="002A215D">
          <w:t xml:space="preserve">) </w:t>
        </w:r>
      </w:ins>
      <w:del w:id="95" w:author="Ava" w:date="2020-09-22T17:07:00Z">
        <w:r w:rsidRPr="001E5422" w:rsidDel="008A0937">
          <w:rPr>
            <w:rPrChange w:id="96" w:author="Ava" w:date="2020-09-22T16:51:00Z">
              <w:rPr>
                <w:b/>
              </w:rPr>
            </w:rPrChange>
          </w:rPr>
          <w:delText>As per Siegelman et al. 2018, we used this composite measure to evaluate the magnitude of the reaction time effect (specifically, the difference between the</w:delText>
        </w:r>
      </w:del>
      <w:del w:id="97" w:author="Ava" w:date="2020-09-22T17:05:00Z">
        <w:r w:rsidRPr="001E5422" w:rsidDel="008A0937">
          <w:rPr>
            <w:rPrChange w:id="98" w:author="Ava" w:date="2020-09-22T16:51:00Z">
              <w:rPr>
                <w:b/>
              </w:rPr>
            </w:rPrChange>
          </w:rPr>
          <w:delText xml:space="preserve"> log average RT to first – (second &amp; third) position syllables</w:delText>
        </w:r>
      </w:del>
      <w:del w:id="99" w:author="Ava" w:date="2020-09-22T17:07:00Z">
        <w:r w:rsidRPr="001E5422" w:rsidDel="008A0937">
          <w:rPr>
            <w:rPrChange w:id="100" w:author="Ava" w:date="2020-09-22T16:51:00Z">
              <w:rPr>
                <w:b/>
              </w:rPr>
            </w:rPrChange>
          </w:rPr>
          <w:delText xml:space="preserve">), as a proxy for statistical learning. </w:delText>
        </w:r>
      </w:del>
      <w:r w:rsidRPr="001E5422">
        <w:rPr>
          <w:rPrChange w:id="101" w:author="Ava" w:date="2020-09-22T16:51:00Z">
            <w:rPr>
              <w:b/>
            </w:rPr>
          </w:rPrChange>
        </w:rPr>
        <w:t>We observed no significant effect of block on this metric, suggesting that the modulation of RT as a function of target syllable position in the pseudowords had already occurred in the first block.</w:t>
      </w:r>
      <w:r w:rsidRPr="009819FC">
        <w:rPr>
          <w:b/>
        </w:rPr>
        <w:t xml:space="preserve">  </w:t>
      </w:r>
    </w:p>
    <w:p w14:paraId="6B734900" w14:textId="77777777" w:rsidR="0071523A" w:rsidRDefault="0071523A" w:rsidP="0071523A"/>
    <w:p w14:paraId="40C47744" w14:textId="27F39ACC" w:rsidR="0071523A" w:rsidRPr="0071523A" w:rsidRDefault="00A11B18" w:rsidP="0071523A">
      <w:del w:id="102" w:author="Ava" w:date="2020-09-21T13:55:00Z">
        <w:r w:rsidDel="004F41AF">
          <w:rPr>
            <w:noProof/>
          </w:rPr>
          <w:lastRenderedPageBreak/>
          <w:drawing>
            <wp:inline distT="0" distB="0" distL="0" distR="0" wp14:anchorId="68AE36AD" wp14:editId="40B996AB">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id="103" w:author="Ava" w:date="2020-09-21T13:55:00Z">
        <w:r w:rsidR="004F41AF">
          <w:rPr>
            <w:noProof/>
          </w:rPr>
          <w:drawing>
            <wp:inline distT="0" distB="0" distL="0" distR="0" wp14:anchorId="4786528F" wp14:editId="6DDA708B">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0D1E76EA" w14:textId="0403F49C" w:rsidR="007836EA" w:rsidRPr="002A215D" w:rsidDel="002A215D" w:rsidRDefault="00E617F8" w:rsidP="00CB008A">
      <w:pPr>
        <w:pStyle w:val="Caption"/>
        <w:jc w:val="both"/>
        <w:rPr>
          <w:del w:id="104" w:author="Ava" w:date="2020-09-22T17:20:00Z"/>
          <w:i w:val="0"/>
          <w:noProof/>
          <w:rPrChange w:id="105" w:author="Ava" w:date="2020-09-22T17:18:00Z">
            <w:rPr>
              <w:del w:id="106" w:author="Ava" w:date="2020-09-22T17:20:00Z"/>
              <w:b/>
              <w:noProof/>
            </w:rPr>
          </w:rPrChange>
        </w:rPr>
      </w:pPr>
      <w:r w:rsidRPr="00294418">
        <w:rPr>
          <w:b/>
        </w:rPr>
        <w:t xml:space="preserve">Figure </w:t>
      </w:r>
      <w:r>
        <w:rPr>
          <w:b/>
          <w:noProof/>
        </w:rPr>
        <w:t>2.</w:t>
      </w:r>
      <w:ins w:id="107" w:author="Ava" w:date="2020-09-22T17:09:00Z">
        <w:r w:rsidR="000D61E3">
          <w:rPr>
            <w:b/>
            <w:noProof/>
          </w:rPr>
          <w:t xml:space="preserve"> </w:t>
        </w:r>
      </w:ins>
      <w:ins w:id="108" w:author="Ava" w:date="2020-09-22T17:20:00Z">
        <w:r w:rsidR="001E3891">
          <w:rPr>
            <w:b/>
            <w:noProof/>
          </w:rPr>
          <w:t>Exp. 1</w:t>
        </w:r>
      </w:ins>
      <w:ins w:id="109" w:author="Ava" w:date="2020-09-22T17:21:00Z">
        <w:r w:rsidR="001E3891">
          <w:rPr>
            <w:b/>
            <w:noProof/>
          </w:rPr>
          <w:t xml:space="preserve">: </w:t>
        </w:r>
      </w:ins>
      <w:ins w:id="110" w:author="Ava" w:date="2020-09-22T17:09:00Z">
        <w:r w:rsidR="000D61E3">
          <w:rPr>
            <w:b/>
            <w:noProof/>
          </w:rPr>
          <w:t xml:space="preserve">Participants discriminated pseudowords from part-words, but online and offline </w:t>
        </w:r>
      </w:ins>
      <w:ins w:id="111" w:author="Ava" w:date="2020-09-22T17:10:00Z">
        <w:r w:rsidR="000D61E3">
          <w:rPr>
            <w:b/>
            <w:noProof/>
          </w:rPr>
          <w:t>SL was only weakly correlated.</w:t>
        </w:r>
      </w:ins>
      <w:r>
        <w:rPr>
          <w:b/>
          <w:noProof/>
        </w:rPr>
        <w:t xml:space="preserve"> </w:t>
      </w:r>
      <w:ins w:id="112" w:author="Ava" w:date="2020-09-22T17:10:00Z">
        <w:r w:rsidR="000D61E3">
          <w:rPr>
            <w:noProof/>
          </w:rPr>
          <w:t xml:space="preserve">A. </w:t>
        </w:r>
      </w:ins>
      <w:del w:id="113" w:author="Ava" w:date="2020-09-22T17:10:00Z">
        <w:r w:rsidRPr="000D61E3" w:rsidDel="000D61E3">
          <w:rPr>
            <w:noProof/>
            <w:rPrChange w:id="114" w:author="Ava" w:date="2020-09-22T17:09:00Z">
              <w:rPr>
                <w:b/>
                <w:noProof/>
              </w:rPr>
            </w:rPrChange>
          </w:rPr>
          <w:delText xml:space="preserve">Pseudoword vs. part-word discrimination. </w:delText>
        </w:r>
      </w:del>
      <w:r w:rsidRPr="000D61E3">
        <w:rPr>
          <w:noProof/>
          <w:rPrChange w:id="115" w:author="Ava" w:date="2020-09-22T17:09:00Z">
            <w:rPr>
              <w:b/>
              <w:noProof/>
            </w:rPr>
          </w:rPrChange>
        </w:rPr>
        <w:t xml:space="preserve">Word recognition performance was above </w:t>
      </w:r>
      <w:del w:id="116" w:author="Ava" w:date="2020-09-22T17:10:00Z">
        <w:r w:rsidRPr="000D61E3" w:rsidDel="000D61E3">
          <w:rPr>
            <w:noProof/>
            <w:rPrChange w:id="117" w:author="Ava" w:date="2020-09-22T17:09:00Z">
              <w:rPr>
                <w:b/>
                <w:noProof/>
              </w:rPr>
            </w:rPrChange>
          </w:rPr>
          <w:delText>50%</w:delText>
        </w:r>
      </w:del>
      <w:ins w:id="118" w:author="Ava" w:date="2020-09-22T17:10:00Z">
        <w:r w:rsidR="000D61E3">
          <w:rPr>
            <w:noProof/>
          </w:rPr>
          <w:t>the 0.5</w:t>
        </w:r>
      </w:ins>
      <w:r w:rsidRPr="000D61E3">
        <w:rPr>
          <w:noProof/>
          <w:rPrChange w:id="119" w:author="Ava" w:date="2020-09-22T17:09:00Z">
            <w:rPr>
              <w:b/>
              <w:noProof/>
            </w:rPr>
          </w:rPrChange>
        </w:rPr>
        <w:t xml:space="preserve"> chance level</w:t>
      </w:r>
      <w:ins w:id="120" w:author="Ava" w:date="2020-09-22T17:12:00Z">
        <w:r w:rsidR="002A215D">
          <w:rPr>
            <w:noProof/>
          </w:rPr>
          <w:t xml:space="preserve"> (dashed red line)</w:t>
        </w:r>
      </w:ins>
      <w:r w:rsidRPr="000D61E3">
        <w:rPr>
          <w:noProof/>
          <w:rPrChange w:id="121" w:author="Ava" w:date="2020-09-22T17:09:00Z">
            <w:rPr>
              <w:b/>
              <w:noProof/>
            </w:rPr>
          </w:rPrChange>
        </w:rPr>
        <w:t>, suggesting participants were able to use implicitly learned regularities during the exposure phase to explicitly discriminate pseudowords from part-word foils.</w:t>
      </w:r>
      <w:r w:rsidR="005C6252" w:rsidRPr="000D61E3">
        <w:rPr>
          <w:noProof/>
          <w:rPrChange w:id="122" w:author="Ava" w:date="2020-09-22T17:09:00Z">
            <w:rPr>
              <w:b/>
              <w:noProof/>
            </w:rPr>
          </w:rPrChange>
        </w:rPr>
        <w:t xml:space="preserve"> </w:t>
      </w:r>
      <w:ins w:id="123" w:author="Ava" w:date="2020-09-22T17:10:00Z">
        <w:r w:rsidR="000D61E3">
          <w:rPr>
            <w:noProof/>
          </w:rPr>
          <w:t>Red d</w:t>
        </w:r>
      </w:ins>
      <w:del w:id="124" w:author="Ava" w:date="2020-09-22T17:10:00Z">
        <w:r w:rsidR="005C6252" w:rsidRPr="000D61E3" w:rsidDel="000D61E3">
          <w:rPr>
            <w:noProof/>
            <w:rPrChange w:id="125" w:author="Ava" w:date="2020-09-22T17:09:00Z">
              <w:rPr>
                <w:b/>
                <w:noProof/>
              </w:rPr>
            </w:rPrChange>
          </w:rPr>
          <w:delText>D</w:delText>
        </w:r>
      </w:del>
      <w:r w:rsidR="005C6252" w:rsidRPr="000D61E3">
        <w:rPr>
          <w:noProof/>
          <w:rPrChange w:id="126" w:author="Ava" w:date="2020-09-22T17:09:00Z">
            <w:rPr>
              <w:b/>
              <w:noProof/>
            </w:rPr>
          </w:rPrChange>
        </w:rPr>
        <w:t xml:space="preserve">ot and error bars represent </w:t>
      </w:r>
      <w:ins w:id="127" w:author="Ava" w:date="2020-09-22T17:11:00Z">
        <w:r w:rsidR="000D61E3">
          <w:rPr>
            <w:noProof/>
          </w:rPr>
          <w:t xml:space="preserve">group </w:t>
        </w:r>
      </w:ins>
      <w:r w:rsidR="005C6252" w:rsidRPr="000D61E3">
        <w:rPr>
          <w:noProof/>
          <w:rPrChange w:id="128" w:author="Ava" w:date="2020-09-22T17:09:00Z">
            <w:rPr>
              <w:b/>
              <w:noProof/>
            </w:rPr>
          </w:rPrChange>
        </w:rPr>
        <w:t xml:space="preserve">mean </w:t>
      </w:r>
      <w:ins w:id="129" w:author="Ava" w:date="2020-09-22T17:11:00Z">
        <w:r w:rsidR="000D61E3">
          <w:rPr>
            <w:noProof/>
          </w:rPr>
          <w:t xml:space="preserve">(0.62) </w:t>
        </w:r>
      </w:ins>
      <w:r w:rsidR="005C6252" w:rsidRPr="000D61E3">
        <w:rPr>
          <w:noProof/>
          <w:rPrChange w:id="130" w:author="Ava" w:date="2020-09-22T17:09:00Z">
            <w:rPr>
              <w:b/>
              <w:noProof/>
            </w:rPr>
          </w:rPrChange>
        </w:rPr>
        <w:t xml:space="preserve">and </w:t>
      </w:r>
      <w:ins w:id="131" w:author="Ava" w:date="2020-09-22T17:11:00Z">
        <w:r w:rsidR="000D61E3">
          <w:rPr>
            <w:noProof/>
          </w:rPr>
          <w:t>SEM (0.2)</w:t>
        </w:r>
      </w:ins>
      <w:del w:id="132" w:author="Ava" w:date="2020-09-22T17:11:00Z">
        <w:r w:rsidR="005C6252" w:rsidRPr="000D61E3" w:rsidDel="000D61E3">
          <w:rPr>
            <w:noProof/>
            <w:rPrChange w:id="133" w:author="Ava" w:date="2020-09-22T17:09:00Z">
              <w:rPr>
                <w:b/>
                <w:noProof/>
              </w:rPr>
            </w:rPrChange>
          </w:rPr>
          <w:delText>standard error of the mean</w:delText>
        </w:r>
      </w:del>
      <w:r w:rsidR="005C6252" w:rsidRPr="000D61E3">
        <w:rPr>
          <w:noProof/>
          <w:rPrChange w:id="134" w:author="Ava" w:date="2020-09-22T17:09:00Z">
            <w:rPr>
              <w:b/>
              <w:noProof/>
            </w:rPr>
          </w:rPrChange>
        </w:rPr>
        <w:t>.</w:t>
      </w:r>
      <w:ins w:id="135" w:author="Ava" w:date="2020-09-22T17:11:00Z">
        <w:r w:rsidR="000D61E3">
          <w:rPr>
            <w:noProof/>
          </w:rPr>
          <w:t xml:space="preserve"> Black dots represent percent correct trials </w:t>
        </w:r>
      </w:ins>
      <w:ins w:id="136" w:author="Ava" w:date="2020-09-22T17:12:00Z">
        <w:r w:rsidR="000D61E3">
          <w:rPr>
            <w:noProof/>
          </w:rPr>
          <w:t>(out of 16)</w:t>
        </w:r>
        <w:r w:rsidR="002A215D">
          <w:rPr>
            <w:noProof/>
          </w:rPr>
          <w:t xml:space="preserve"> for each individual. B. P</w:t>
        </w:r>
      </w:ins>
      <w:ins w:id="137" w:author="Ava" w:date="2020-09-22T17:13:00Z">
        <w:r w:rsidR="002A215D">
          <w:rPr>
            <w:noProof/>
          </w:rPr>
          <w:t>earson correlation of each individual’s word recognition performance (p</w:t>
        </w:r>
      </w:ins>
      <w:ins w:id="138" w:author="Ava" w:date="2020-09-22T17:12:00Z">
        <w:r w:rsidR="002A215D">
          <w:rPr>
            <w:noProof/>
          </w:rPr>
          <w:t>ercent correct trials</w:t>
        </w:r>
      </w:ins>
      <w:ins w:id="139" w:author="Ava" w:date="2020-09-22T17:13:00Z">
        <w:r w:rsidR="002A215D">
          <w:rPr>
            <w:noProof/>
          </w:rPr>
          <w:t>) and</w:t>
        </w:r>
      </w:ins>
      <w:ins w:id="140" w:author="Ava" w:date="2020-09-22T17:14:00Z">
        <w:r w:rsidR="002A215D">
          <w:rPr>
            <w:noProof/>
          </w:rPr>
          <w:t xml:space="preserve"> RT effect in the target detection task (online measure of SL)</w:t>
        </w:r>
      </w:ins>
      <w:ins w:id="141" w:author="Ava" w:date="2020-09-22T17:15:00Z">
        <w:r w:rsidR="002A215D">
          <w:rPr>
            <w:noProof/>
          </w:rPr>
          <w:t>. Performance in the two tasks was weakly correlated (</w:t>
        </w:r>
        <m:oMath>
          <m:r>
            <w:rPr>
              <w:rFonts w:ascii="Cambria Math" w:hAnsi="Cambria Math"/>
              <w:noProof/>
            </w:rPr>
            <m:t>ρ</m:t>
          </m:r>
        </m:oMath>
      </w:ins>
      <m:oMath>
        <m:r>
          <w:ins w:id="142" w:author="Ava" w:date="2020-09-22T17:16:00Z">
            <w:rPr>
              <w:rFonts w:ascii="Cambria Math" w:hAnsi="Cambria Math"/>
              <w:noProof/>
            </w:rPr>
            <m:t>=0.33, p=0.03</m:t>
          </w:ins>
        </m:r>
      </m:oMath>
      <w:ins w:id="143" w:author="Ava" w:date="2020-09-22T17:15:00Z">
        <w:r w:rsidR="002A215D">
          <w:rPr>
            <w:noProof/>
          </w:rPr>
          <w:t>)</w:t>
        </w:r>
      </w:ins>
      <w:ins w:id="144" w:author="Ava" w:date="2020-09-22T17:16:00Z">
        <w:r w:rsidR="002A215D">
          <w:rPr>
            <w:noProof/>
          </w:rPr>
          <w:t xml:space="preserve">. </w:t>
        </w:r>
      </w:ins>
      <w:ins w:id="145" w:author="Ava" w:date="2020-09-22T17:18:00Z">
        <w:r w:rsidR="002A215D">
          <w:rPr>
            <w:noProof/>
          </w:rPr>
          <w:t>Dashed grey line represents threshold</w:t>
        </w:r>
      </w:ins>
      <w:ins w:id="146" w:author="Ava" w:date="2020-09-22T17:20:00Z">
        <w:r w:rsidR="002A215D">
          <w:rPr>
            <w:noProof/>
          </w:rPr>
          <w:t xml:space="preserve"> at which there was no difference in mean RT to targets in the three positions</w:t>
        </w:r>
      </w:ins>
      <w:ins w:id="147" w:author="Ava" w:date="2020-09-22T17:18:00Z">
        <w:r w:rsidR="002A215D">
          <w:rPr>
            <w:noProof/>
          </w:rPr>
          <w:t>: those with values above 0 showed faster responses to 2</w:t>
        </w:r>
        <w:r w:rsidR="002A215D" w:rsidRPr="002A215D">
          <w:rPr>
            <w:noProof/>
            <w:vertAlign w:val="superscript"/>
            <w:rPrChange w:id="148" w:author="Ava" w:date="2020-09-22T17:19:00Z">
              <w:rPr>
                <w:noProof/>
              </w:rPr>
            </w:rPrChange>
          </w:rPr>
          <w:t>nd</w:t>
        </w:r>
        <w:r w:rsidR="002A215D">
          <w:rPr>
            <w:noProof/>
          </w:rPr>
          <w:t xml:space="preserve"> </w:t>
        </w:r>
      </w:ins>
      <w:ins w:id="149" w:author="Ava" w:date="2020-09-22T17:19:00Z">
        <w:r w:rsidR="002A215D">
          <w:rPr>
            <w:noProof/>
          </w:rPr>
          <w:t>and 3</w:t>
        </w:r>
        <w:r w:rsidR="002A215D" w:rsidRPr="002A215D">
          <w:rPr>
            <w:noProof/>
            <w:vertAlign w:val="superscript"/>
            <w:rPrChange w:id="150" w:author="Ava" w:date="2020-09-22T17:19:00Z">
              <w:rPr>
                <w:noProof/>
              </w:rPr>
            </w:rPrChange>
          </w:rPr>
          <w:t>rd</w:t>
        </w:r>
        <w:r w:rsidR="002A215D">
          <w:rPr>
            <w:noProof/>
          </w:rPr>
          <w:t xml:space="preserve"> position targets vs. 1</w:t>
        </w:r>
        <w:r w:rsidR="002A215D" w:rsidRPr="002A215D">
          <w:rPr>
            <w:noProof/>
            <w:vertAlign w:val="superscript"/>
            <w:rPrChange w:id="151" w:author="Ava" w:date="2020-09-22T17:19:00Z">
              <w:rPr>
                <w:noProof/>
              </w:rPr>
            </w:rPrChange>
          </w:rPr>
          <w:t>st</w:t>
        </w:r>
        <w:r w:rsidR="002A215D">
          <w:rPr>
            <w:noProof/>
          </w:rPr>
          <w:t xml:space="preserve"> position targets, those with values below 0 showed the opposite effect.</w:t>
        </w:r>
      </w:ins>
    </w:p>
    <w:p w14:paraId="64C499CA" w14:textId="545EFD6F" w:rsidR="007836EA" w:rsidRPr="000D61E3" w:rsidDel="002A215D" w:rsidRDefault="007836EA" w:rsidP="007836EA">
      <w:pPr>
        <w:pStyle w:val="Caption"/>
        <w:rPr>
          <w:del w:id="152" w:author="Ava" w:date="2020-09-22T17:19:00Z"/>
          <w:rFonts w:ascii="Arial" w:hAnsi="Arial" w:cs="Arial"/>
          <w:rPrChange w:id="153" w:author="Ava" w:date="2020-09-22T17:09:00Z">
            <w:rPr>
              <w:del w:id="154" w:author="Ava" w:date="2020-09-22T17:19:00Z"/>
              <w:rFonts w:ascii="Arial" w:hAnsi="Arial" w:cs="Arial"/>
              <w:b/>
            </w:rPr>
          </w:rPrChange>
        </w:rPr>
      </w:pPr>
      <w:del w:id="155" w:author="Ava" w:date="2020-09-22T17:19:00Z">
        <w:r w:rsidRPr="000D61E3" w:rsidDel="002A215D">
          <w:rPr>
            <w:rPrChange w:id="156" w:author="Ava" w:date="2020-09-22T17:09:00Z">
              <w:rPr>
                <w:b/>
              </w:rPr>
            </w:rPrChange>
          </w:rPr>
          <w:delText xml:space="preserve">Figure </w:delText>
        </w:r>
        <w:r w:rsidR="00C82874" w:rsidRPr="000D61E3" w:rsidDel="002A215D">
          <w:rPr>
            <w:rPrChange w:id="157" w:author="Ava" w:date="2020-09-22T17:09:00Z">
              <w:rPr>
                <w:b/>
              </w:rPr>
            </w:rPrChange>
          </w:rPr>
          <w:delText>3</w:delText>
        </w:r>
        <w:r w:rsidRPr="000D61E3" w:rsidDel="002A215D">
          <w:rPr>
            <w:rPrChange w:id="158" w:author="Ava" w:date="2020-09-22T17:09:00Z">
              <w:rPr>
                <w:b/>
              </w:rPr>
            </w:rPrChange>
          </w:rPr>
          <w:delText>.</w:delText>
        </w:r>
        <w:r w:rsidRPr="000D61E3" w:rsidDel="002A215D">
          <w:rPr>
            <w:noProof/>
            <w:rPrChange w:id="159" w:author="Ava" w:date="2020-09-22T17:09:00Z">
              <w:rPr>
                <w:b/>
                <w:noProof/>
              </w:rPr>
            </w:rPrChange>
          </w:rPr>
          <w:delText xml:space="preserve"> Pearson correlation between online measure of SL and word recognition performance for each participant. Correlation is weak and fails to reach significance.</w:delText>
        </w:r>
      </w:del>
    </w:p>
    <w:p w14:paraId="1888E018" w14:textId="77777777" w:rsidR="00055130" w:rsidRDefault="00055130" w:rsidP="002A215D">
      <w:pPr>
        <w:pStyle w:val="Caption"/>
        <w:jc w:val="both"/>
        <w:pPrChange w:id="160" w:author="Ava" w:date="2020-09-22T17:20:00Z">
          <w:pPr/>
        </w:pPrChange>
      </w:pPr>
      <w:r>
        <w:br w:type="page"/>
      </w:r>
    </w:p>
    <w:p w14:paraId="654CCFB8" w14:textId="199FCB1A" w:rsidR="0071523A" w:rsidRDefault="008B7988" w:rsidP="00727F35">
      <w:pPr>
        <w:rPr>
          <w:rFonts w:ascii="Arial" w:hAnsi="Arial" w:cs="Arial"/>
        </w:rPr>
      </w:pPr>
      <w:ins w:id="161" w:author="Ava" w:date="2020-09-21T17:14:00Z">
        <w:r>
          <w:rPr>
            <w:rFonts w:ascii="Arial" w:hAnsi="Arial" w:cs="Arial"/>
            <w:noProof/>
          </w:rPr>
          <w:lastRenderedPageBreak/>
          <w:drawing>
            <wp:anchor distT="0" distB="0" distL="114300" distR="114300" simplePos="0" relativeHeight="251664384" behindDoc="1" locked="0" layoutInCell="1" allowOverlap="1" wp14:anchorId="32A5D5D5" wp14:editId="5329C89D">
              <wp:simplePos x="0" y="0"/>
              <wp:positionH relativeFrom="column">
                <wp:posOffset>-808630</wp:posOffset>
              </wp:positionH>
              <wp:positionV relativeFrom="paragraph">
                <wp:posOffset>327660</wp:posOffset>
              </wp:positionV>
              <wp:extent cx="7571771" cy="2242868"/>
              <wp:effectExtent l="0" t="0" r="0" b="5080"/>
              <wp:wrapTight wrapText="bothSides">
                <wp:wrapPolygon edited="0">
                  <wp:start x="0" y="0"/>
                  <wp:lineTo x="0" y="21465"/>
                  <wp:lineTo x="21520" y="21465"/>
                  <wp:lineTo x="215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_3_v2_lesswi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71771" cy="2242868"/>
                      </a:xfrm>
                      <a:prstGeom prst="rect">
                        <a:avLst/>
                      </a:prstGeom>
                    </pic:spPr>
                  </pic:pic>
                </a:graphicData>
              </a:graphic>
              <wp14:sizeRelH relativeFrom="margin">
                <wp14:pctWidth>0</wp14:pctWidth>
              </wp14:sizeRelH>
              <wp14:sizeRelV relativeFrom="margin">
                <wp14:pctHeight>0</wp14:pctHeight>
              </wp14:sizeRelV>
            </wp:anchor>
          </w:drawing>
        </w:r>
      </w:ins>
      <w:del w:id="162" w:author="Ava" w:date="2020-09-21T17:11:00Z">
        <w:r w:rsidR="009F43FF" w:rsidDel="008B7988">
          <w:rPr>
            <w:rFonts w:ascii="Arial" w:hAnsi="Arial" w:cs="Arial"/>
            <w:noProof/>
          </w:rPr>
          <w:drawing>
            <wp:anchor distT="0" distB="0" distL="114300" distR="114300" simplePos="0" relativeHeight="251661312" behindDoc="0" locked="0" layoutInCell="1" allowOverlap="1" wp14:anchorId="6CE6672A" wp14:editId="1D6DAED7">
              <wp:simplePos x="0" y="0"/>
              <wp:positionH relativeFrom="column">
                <wp:posOffset>-767715</wp:posOffset>
              </wp:positionH>
              <wp:positionV relativeFrom="paragraph">
                <wp:posOffset>246871</wp:posOffset>
              </wp:positionV>
              <wp:extent cx="7625715" cy="2265680"/>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3_v2_lesswid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715" cy="2265680"/>
                      </a:xfrm>
                      <a:prstGeom prst="rect">
                        <a:avLst/>
                      </a:prstGeom>
                    </pic:spPr>
                  </pic:pic>
                </a:graphicData>
              </a:graphic>
              <wp14:sizeRelH relativeFrom="margin">
                <wp14:pctWidth>0</wp14:pctWidth>
              </wp14:sizeRelH>
              <wp14:sizeRelV relativeFrom="margin">
                <wp14:pctHeight>0</wp14:pctHeight>
              </wp14:sizeRelV>
            </wp:anchor>
          </w:drawing>
        </w:r>
      </w:del>
    </w:p>
    <w:p w14:paraId="4EC9B0EA" w14:textId="7297A9A9" w:rsidR="00740130" w:rsidRDefault="00740130" w:rsidP="00740130">
      <w:pPr>
        <w:jc w:val="center"/>
        <w:rPr>
          <w:rFonts w:ascii="Arial" w:hAnsi="Arial" w:cs="Arial"/>
        </w:rPr>
      </w:pPr>
    </w:p>
    <w:p w14:paraId="31E14EFC" w14:textId="22829303" w:rsidR="00740130" w:rsidDel="008C0A24" w:rsidRDefault="009F43FF" w:rsidP="008C0A24">
      <w:pPr>
        <w:pStyle w:val="Caption"/>
        <w:rPr>
          <w:del w:id="163" w:author="Ava" w:date="2020-09-22T17:52:00Z"/>
        </w:rPr>
        <w:pPrChange w:id="164" w:author="Ava" w:date="2020-09-22T17:53:00Z">
          <w:pPr>
            <w:pStyle w:val="Caption"/>
          </w:pPr>
        </w:pPrChange>
      </w:pPr>
      <w:r w:rsidRPr="009819FC">
        <w:rPr>
          <w:b/>
        </w:rPr>
        <w:t xml:space="preserve">Figure </w:t>
      </w:r>
      <w:r>
        <w:rPr>
          <w:b/>
        </w:rPr>
        <w:t>4.</w:t>
      </w:r>
      <w:r w:rsidRPr="009819FC">
        <w:rPr>
          <w:b/>
        </w:rPr>
        <w:t xml:space="preserve"> </w:t>
      </w:r>
      <w:ins w:id="165" w:author="Ava" w:date="2020-09-22T17:21:00Z">
        <w:r w:rsidR="001E3891">
          <w:rPr>
            <w:b/>
          </w:rPr>
          <w:t xml:space="preserve">Exp. 2: </w:t>
        </w:r>
      </w:ins>
      <w:r w:rsidRPr="009819FC">
        <w:rPr>
          <w:b/>
        </w:rPr>
        <w:t>R</w:t>
      </w:r>
      <w:ins w:id="166" w:author="Ava" w:date="2020-09-22T17:21:00Z">
        <w:r w:rsidR="001E3891">
          <w:rPr>
            <w:b/>
          </w:rPr>
          <w:t>T</w:t>
        </w:r>
      </w:ins>
      <w:del w:id="167" w:author="Ava" w:date="2020-09-22T17:21:00Z">
        <w:r w:rsidRPr="009819FC" w:rsidDel="001E3891">
          <w:rPr>
            <w:b/>
          </w:rPr>
          <w:delText>eaction time</w:delText>
        </w:r>
      </w:del>
      <w:r w:rsidRPr="009819FC">
        <w:rPr>
          <w:b/>
        </w:rPr>
        <w:t xml:space="preserve"> to target syllables modulated by ordinal position</w:t>
      </w:r>
      <w:ins w:id="168" w:author="Ava" w:date="2020-09-22T17:21:00Z">
        <w:r w:rsidR="001E3891">
          <w:rPr>
            <w:b/>
          </w:rPr>
          <w:t xml:space="preserve"> and</w:t>
        </w:r>
      </w:ins>
      <w:ins w:id="169" w:author="Ava" w:date="2020-09-22T17:27:00Z">
        <w:r w:rsidR="00691783">
          <w:rPr>
            <w:b/>
          </w:rPr>
          <w:t xml:space="preserve"> the</w:t>
        </w:r>
      </w:ins>
      <w:ins w:id="170" w:author="Ava" w:date="2020-09-22T17:21:00Z">
        <w:r w:rsidR="001E3891">
          <w:rPr>
            <w:b/>
          </w:rPr>
          <w:t xml:space="preserve"> presence of structure</w:t>
        </w:r>
      </w:ins>
      <w:r w:rsidRPr="009819FC">
        <w:rPr>
          <w:b/>
        </w:rPr>
        <w:t xml:space="preserve">. </w:t>
      </w:r>
      <w:r w:rsidRPr="001E3891">
        <w:rPr>
          <w:rPrChange w:id="171" w:author="Ava" w:date="2020-09-22T17:20:00Z">
            <w:rPr>
              <w:b/>
            </w:rPr>
          </w:rPrChange>
        </w:rPr>
        <w:t xml:space="preserve">A. </w:t>
      </w:r>
      <w:ins w:id="172" w:author="Ava" w:date="2020-09-22T17:46:00Z">
        <w:r w:rsidR="008C0A24">
          <w:t>In the structured condition</w:t>
        </w:r>
      </w:ins>
      <w:ins w:id="173" w:author="Ava" w:date="2020-09-22T17:49:00Z">
        <w:r w:rsidR="008C0A24">
          <w:t xml:space="preserve"> (dashed line)</w:t>
        </w:r>
      </w:ins>
      <w:ins w:id="174" w:author="Ava" w:date="2020-09-22T17:46:00Z">
        <w:r w:rsidR="008C0A24">
          <w:t xml:space="preserve">, the ordinal position of target syllables modulated RT, replicating </w:t>
        </w:r>
      </w:ins>
      <w:ins w:id="175" w:author="Ava" w:date="2020-09-22T17:47:00Z">
        <w:r w:rsidR="008C0A24">
          <w:t xml:space="preserve">Exp. 1. Surprisingly, a less pronounced RT modulation by position </w:t>
        </w:r>
        <w:proofErr w:type="gramStart"/>
        <w:r w:rsidR="008C0A24">
          <w:t>was also observed</w:t>
        </w:r>
        <w:proofErr w:type="gramEnd"/>
        <w:r w:rsidR="008C0A24">
          <w:t xml:space="preserve"> in the random condition</w:t>
        </w:r>
      </w:ins>
      <w:ins w:id="176" w:author="Ava" w:date="2020-09-22T17:49:00Z">
        <w:r w:rsidR="008C0A24">
          <w:t xml:space="preserve"> (solid line)</w:t>
        </w:r>
      </w:ins>
      <w:ins w:id="177" w:author="Ava" w:date="2020-09-22T17:47:00Z">
        <w:r w:rsidR="008C0A24">
          <w:t>. Error bars represent 95% confidence intervals.</w:t>
        </w:r>
      </w:ins>
      <w:ins w:id="178" w:author="Ava" w:date="2020-09-22T17:48:00Z">
        <w:r w:rsidR="008C0A24" w:rsidRPr="00597381">
          <w:t xml:space="preserve"> B. </w:t>
        </w:r>
        <w:r w:rsidR="008C0A24">
          <w:t>Distribution of m</w:t>
        </w:r>
        <w:r w:rsidR="008C0A24" w:rsidRPr="00597381">
          <w:t xml:space="preserve">edian </w:t>
        </w:r>
        <w:r w:rsidR="008C0A24">
          <w:t>RTs to each ordinal position for each participant (black dots)</w:t>
        </w:r>
      </w:ins>
      <w:ins w:id="179" w:author="Ava" w:date="2020-09-22T17:49:00Z">
        <w:r w:rsidR="008C0A24">
          <w:t xml:space="preserve"> in the random condition (left, solid violin </w:t>
        </w:r>
      </w:ins>
      <w:ins w:id="180" w:author="Ava" w:date="2020-09-22T17:50:00Z">
        <w:r w:rsidR="008C0A24">
          <w:t>&amp; box</w:t>
        </w:r>
      </w:ins>
      <w:ins w:id="181" w:author="Ava" w:date="2020-09-22T17:49:00Z">
        <w:r w:rsidR="008C0A24">
          <w:t>plot outline)</w:t>
        </w:r>
      </w:ins>
      <w:ins w:id="182" w:author="Ava" w:date="2020-09-22T17:50:00Z">
        <w:r w:rsidR="008C0A24">
          <w:t xml:space="preserve"> and structured condition (right, dashed violin &amp; boxplot plot outline)</w:t>
        </w:r>
      </w:ins>
      <w:ins w:id="183" w:author="Ava" w:date="2020-09-22T17:48:00Z">
        <w:r w:rsidR="008C0A24" w:rsidRPr="00597381">
          <w:t xml:space="preserve">. </w:t>
        </w:r>
        <w:r w:rsidR="008C0A24">
          <w:t>(J</w:t>
        </w:r>
        <w:r w:rsidR="008C0A24" w:rsidRPr="00597381">
          <w:t>ittered along x-axis for visibility.</w:t>
        </w:r>
        <w:r w:rsidR="008C0A24">
          <w:t>)</w:t>
        </w:r>
        <w:r w:rsidR="008C0A24" w:rsidRPr="00597381">
          <w:t xml:space="preserve"> Box plots indicate group median and </w:t>
        </w:r>
        <w:r w:rsidR="008C0A24">
          <w:t xml:space="preserve">95% </w:t>
        </w:r>
        <w:r w:rsidR="008C0A24" w:rsidRPr="00597381">
          <w:t>CI.</w:t>
        </w:r>
      </w:ins>
      <w:ins w:id="184" w:author="Ava" w:date="2020-09-22T17:50:00Z">
        <w:r w:rsidR="008C0A24">
          <w:t xml:space="preserve"> </w:t>
        </w:r>
      </w:ins>
      <w:del w:id="185" w:author="Ava" w:date="2020-09-22T17:50:00Z">
        <w:r w:rsidRPr="001E3891" w:rsidDel="008C0A24">
          <w:rPr>
            <w:rPrChange w:id="186" w:author="Ava" w:date="2020-09-22T17:20:00Z">
              <w:rPr>
                <w:b/>
              </w:rPr>
            </w:rPrChange>
          </w:rPr>
          <w:delText>RTs to targets in 2</w:delText>
        </w:r>
        <w:r w:rsidRPr="001E3891" w:rsidDel="008C0A24">
          <w:rPr>
            <w:vertAlign w:val="superscript"/>
            <w:rPrChange w:id="187" w:author="Ava" w:date="2020-09-22T17:20:00Z">
              <w:rPr>
                <w:b/>
                <w:vertAlign w:val="superscript"/>
              </w:rPr>
            </w:rPrChange>
          </w:rPr>
          <w:delText>nd</w:delText>
        </w:r>
        <w:r w:rsidRPr="001E3891" w:rsidDel="008C0A24">
          <w:rPr>
            <w:rPrChange w:id="188" w:author="Ava" w:date="2020-09-22T17:20:00Z">
              <w:rPr>
                <w:b/>
              </w:rPr>
            </w:rPrChange>
          </w:rPr>
          <w:delText xml:space="preserve"> and 3</w:delText>
        </w:r>
        <w:r w:rsidRPr="001E3891" w:rsidDel="008C0A24">
          <w:rPr>
            <w:vertAlign w:val="superscript"/>
            <w:rPrChange w:id="189" w:author="Ava" w:date="2020-09-22T17:20:00Z">
              <w:rPr>
                <w:b/>
                <w:vertAlign w:val="superscript"/>
              </w:rPr>
            </w:rPrChange>
          </w:rPr>
          <w:delText>rd</w:delText>
        </w:r>
        <w:r w:rsidRPr="001E3891" w:rsidDel="008C0A24">
          <w:rPr>
            <w:rPrChange w:id="190" w:author="Ava" w:date="2020-09-22T17:20:00Z">
              <w:rPr>
                <w:b/>
              </w:rPr>
            </w:rPrChange>
          </w:rPr>
          <w:delText xml:space="preserve"> ordinal positions were faster than RTs to 1</w:delText>
        </w:r>
        <w:r w:rsidRPr="001E3891" w:rsidDel="008C0A24">
          <w:rPr>
            <w:vertAlign w:val="superscript"/>
            <w:rPrChange w:id="191" w:author="Ava" w:date="2020-09-22T17:20:00Z">
              <w:rPr>
                <w:b/>
                <w:vertAlign w:val="superscript"/>
              </w:rPr>
            </w:rPrChange>
          </w:rPr>
          <w:delText>st</w:delText>
        </w:r>
        <w:r w:rsidRPr="001E3891" w:rsidDel="008C0A24">
          <w:rPr>
            <w:rPrChange w:id="192" w:author="Ava" w:date="2020-09-22T17:20:00Z">
              <w:rPr>
                <w:b/>
              </w:rPr>
            </w:rPrChange>
          </w:rPr>
          <w:delText xml:space="preserve"> position targets for both random and structured conditions. However, the structured condition saw a much more pronounced RT effect. B. Distribution of median RTs to each target position for each participant. </w:delText>
        </w:r>
      </w:del>
      <w:r w:rsidRPr="001E3891">
        <w:rPr>
          <w:rPrChange w:id="193" w:author="Ava" w:date="2020-09-22T17:20:00Z">
            <w:rPr>
              <w:b/>
            </w:rPr>
          </w:rPrChange>
        </w:rPr>
        <w:t xml:space="preserve">C. </w:t>
      </w:r>
      <w:ins w:id="194" w:author="Ava" w:date="2020-09-22T17:51:00Z">
        <w:r w:rsidR="008C0A24">
          <w:t xml:space="preserve">Estimated marginal means from GLMM with ordinal position and condition as predictors for RT. RTs to target syllables in the </w:t>
        </w:r>
        <w:proofErr w:type="gramStart"/>
        <w:r w:rsidR="008C0A24">
          <w:t>1</w:t>
        </w:r>
        <w:r w:rsidR="008C0A24" w:rsidRPr="008C0A24">
          <w:rPr>
            <w:vertAlign w:val="superscript"/>
            <w:rPrChange w:id="195" w:author="Ava" w:date="2020-09-22T17:52:00Z">
              <w:rPr/>
            </w:rPrChange>
          </w:rPr>
          <w:t>st</w:t>
        </w:r>
        <w:proofErr w:type="gramEnd"/>
        <w:r w:rsidR="008C0A24">
          <w:t xml:space="preserve"> </w:t>
        </w:r>
      </w:ins>
      <w:ins w:id="196" w:author="Ava" w:date="2020-09-22T17:52:00Z">
        <w:r w:rsidR="008C0A24">
          <w:t>position are equal between conditions, but RTs to those in 2</w:t>
        </w:r>
        <w:r w:rsidR="008C0A24" w:rsidRPr="008C0A24">
          <w:rPr>
            <w:vertAlign w:val="superscript"/>
            <w:rPrChange w:id="197" w:author="Ava" w:date="2020-09-22T17:52:00Z">
              <w:rPr/>
            </w:rPrChange>
          </w:rPr>
          <w:t>nd</w:t>
        </w:r>
        <w:r w:rsidR="008C0A24">
          <w:t xml:space="preserve"> and 3</w:t>
        </w:r>
        <w:r w:rsidR="008C0A24" w:rsidRPr="008C0A24">
          <w:rPr>
            <w:vertAlign w:val="superscript"/>
            <w:rPrChange w:id="198" w:author="Ava" w:date="2020-09-22T17:52:00Z">
              <w:rPr/>
            </w:rPrChange>
          </w:rPr>
          <w:t>rd</w:t>
        </w:r>
        <w:r w:rsidR="008C0A24">
          <w:t xml:space="preserve"> positions are significantly faster in the structured as compared with the random condition. </w:t>
        </w:r>
      </w:ins>
      <w:ins w:id="199" w:author="Ava" w:date="2020-09-22T17:53:00Z">
        <w:r w:rsidR="008C0A24">
          <w:t xml:space="preserve">This suggests </w:t>
        </w:r>
      </w:ins>
      <w:ins w:id="200" w:author="Ava" w:date="2020-09-22T17:52:00Z">
        <w:r w:rsidR="008C0A24">
          <w:t xml:space="preserve">the transitional probability structure was responsible for the </w:t>
        </w:r>
      </w:ins>
      <w:ins w:id="201" w:author="Ava" w:date="2020-09-22T17:53:00Z">
        <w:r w:rsidR="008C0A24">
          <w:t>RT effect</w:t>
        </w:r>
      </w:ins>
      <w:ins w:id="202" w:author="Ava" w:date="2020-09-22T17:54:00Z">
        <w:r w:rsidR="008C0A24">
          <w:t>, since less predictable syllables (1</w:t>
        </w:r>
        <w:r w:rsidR="008C0A24" w:rsidRPr="008C0A24">
          <w:rPr>
            <w:vertAlign w:val="superscript"/>
            <w:rPrChange w:id="203" w:author="Ava" w:date="2020-09-22T17:54:00Z">
              <w:rPr/>
            </w:rPrChange>
          </w:rPr>
          <w:t>st</w:t>
        </w:r>
        <w:r w:rsidR="008C0A24">
          <w:t xml:space="preserve"> position, TP = 0.33) were responded to equally quickly, but predictable syllables (</w:t>
        </w:r>
      </w:ins>
      <w:ins w:id="204" w:author="Ava" w:date="2020-09-22T17:55:00Z">
        <w:r w:rsidR="008C0A24">
          <w:t>2</w:t>
        </w:r>
        <w:r w:rsidR="008C0A24" w:rsidRPr="008C0A24">
          <w:rPr>
            <w:vertAlign w:val="superscript"/>
            <w:rPrChange w:id="205" w:author="Ava" w:date="2020-09-22T17:55:00Z">
              <w:rPr/>
            </w:rPrChange>
          </w:rPr>
          <w:t>nd</w:t>
        </w:r>
        <w:r w:rsidR="008C0A24">
          <w:t xml:space="preserve"> and 3</w:t>
        </w:r>
        <w:r w:rsidR="008C0A24" w:rsidRPr="008C0A24">
          <w:rPr>
            <w:vertAlign w:val="superscript"/>
            <w:rPrChange w:id="206" w:author="Ava" w:date="2020-09-22T17:55:00Z">
              <w:rPr/>
            </w:rPrChange>
          </w:rPr>
          <w:t>rd</w:t>
        </w:r>
        <w:r w:rsidR="008C0A24">
          <w:t xml:space="preserve"> position, TP = 1</w:t>
        </w:r>
      </w:ins>
      <w:ins w:id="207" w:author="Ava" w:date="2020-09-22T17:54:00Z">
        <w:r w:rsidR="008C0A24">
          <w:t>)</w:t>
        </w:r>
      </w:ins>
      <w:ins w:id="208" w:author="Ava" w:date="2020-09-22T17:55:00Z">
        <w:r w:rsidR="008C0A24">
          <w:t>, which appeared only in the structured stream, elicited markedly faster responses.</w:t>
        </w:r>
      </w:ins>
      <w:del w:id="209" w:author="Ava" w:date="2020-09-22T17:52:00Z">
        <w:r w:rsidRPr="001E3891" w:rsidDel="008C0A24">
          <w:rPr>
            <w:rPrChange w:id="210" w:author="Ava" w:date="2020-09-22T17:20:00Z">
              <w:rPr>
                <w:b/>
              </w:rPr>
            </w:rPrChange>
          </w:rPr>
          <w:delText>Linear predictions from GLM modelling RT as a function of ordinal position and condition. RTs to targets in the second and third positions were significantly shortened in the structured condition compared with the random condition. RTs to targets in the first position were unchanged.</w:delText>
        </w:r>
      </w:del>
    </w:p>
    <w:p w14:paraId="633C5003" w14:textId="77777777" w:rsidR="00055130" w:rsidRDefault="00055130" w:rsidP="008C0A24">
      <w:pPr>
        <w:pStyle w:val="Caption"/>
        <w:rPr>
          <w:b/>
        </w:rPr>
        <w:pPrChange w:id="211" w:author="Ava" w:date="2020-09-22T17:53:00Z">
          <w:pPr/>
        </w:pPrChange>
      </w:pPr>
      <w:r>
        <w:rPr>
          <w:b/>
        </w:rPr>
        <w:br w:type="page"/>
      </w:r>
    </w:p>
    <w:p w14:paraId="30F2DE07" w14:textId="293D23F7" w:rsidR="00740130" w:rsidRDefault="00740130" w:rsidP="00740130">
      <w:pPr>
        <w:rPr>
          <w:color w:val="44546A" w:themeColor="text2"/>
          <w:sz w:val="18"/>
          <w:szCs w:val="18"/>
        </w:rPr>
      </w:pPr>
    </w:p>
    <w:p w14:paraId="703C839D" w14:textId="6BE63BDF" w:rsidR="00740130" w:rsidRDefault="00924C56" w:rsidP="00740130">
      <w:pPr>
        <w:pStyle w:val="Caption"/>
        <w:rPr>
          <w:b/>
          <w:noProof/>
        </w:rPr>
      </w:pPr>
      <w:del w:id="212" w:author="Ava" w:date="2020-09-21T17:14:00Z">
        <w:r w:rsidDel="008B7988">
          <w:rPr>
            <w:b/>
            <w:noProof/>
          </w:rPr>
          <w:drawing>
            <wp:inline distT="0" distB="0" distL="0" distR="0" wp14:anchorId="2FD98C3B" wp14:editId="2531F76F">
              <wp:extent cx="5543098" cy="3959525"/>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9_corr_z_run_x_sta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4572" cy="3960578"/>
                      </a:xfrm>
                      <a:prstGeom prst="rect">
                        <a:avLst/>
                      </a:prstGeom>
                    </pic:spPr>
                  </pic:pic>
                </a:graphicData>
              </a:graphic>
            </wp:inline>
          </w:drawing>
        </w:r>
      </w:del>
      <w:ins w:id="213" w:author="Ava" w:date="2020-09-21T17:15:00Z">
        <w:r w:rsidR="008B7988">
          <w:rPr>
            <w:b/>
            <w:noProof/>
          </w:rPr>
          <w:drawing>
            <wp:inline distT="0" distB="0" distL="0" distR="0" wp14:anchorId="7A93D87D" wp14:editId="36FBAB47">
              <wp:extent cx="5943600" cy="330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9_corr_z_run_x_stars_co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ins>
    </w:p>
    <w:p w14:paraId="0E4BBE72" w14:textId="1E2B4995" w:rsidR="00852FD6" w:rsidRPr="00852FD6" w:rsidRDefault="00740130" w:rsidP="00852FD6">
      <w:pPr>
        <w:pStyle w:val="Caption"/>
        <w:jc w:val="both"/>
        <w:rPr>
          <w:ins w:id="214" w:author="Ava" w:date="2020-09-22T17:57:00Z"/>
          <w:noProof/>
          <w:rPrChange w:id="215" w:author="Ava" w:date="2020-09-22T17:57:00Z">
            <w:rPr>
              <w:ins w:id="216" w:author="Ava" w:date="2020-09-22T17:57:00Z"/>
              <w:b/>
              <w:noProof/>
            </w:rPr>
          </w:rPrChange>
        </w:rPr>
      </w:pPr>
      <w:r w:rsidRPr="009819FC">
        <w:rPr>
          <w:b/>
        </w:rPr>
        <w:t xml:space="preserve">Figure </w:t>
      </w:r>
      <w:r>
        <w:rPr>
          <w:b/>
        </w:rPr>
        <w:t>5.</w:t>
      </w:r>
      <w:r w:rsidRPr="009819FC">
        <w:rPr>
          <w:b/>
        </w:rPr>
        <w:t xml:space="preserve"> </w:t>
      </w:r>
      <w:del w:id="217" w:author="Ava" w:date="2020-09-22T17:55:00Z">
        <w:r w:rsidRPr="009819FC" w:rsidDel="00852FD6">
          <w:rPr>
            <w:b/>
            <w:noProof/>
          </w:rPr>
          <w:delText xml:space="preserve">Within versus across </w:delText>
        </w:r>
        <w:r w:rsidR="006F1CA1" w:rsidDel="00852FD6">
          <w:rPr>
            <w:b/>
            <w:noProof/>
          </w:rPr>
          <w:delText xml:space="preserve">feature </w:delText>
        </w:r>
        <w:r w:rsidRPr="009819FC" w:rsidDel="00852FD6">
          <w:rPr>
            <w:b/>
            <w:noProof/>
          </w:rPr>
          <w:delText>similarity</w:delText>
        </w:r>
      </w:del>
      <w:ins w:id="218" w:author="Ava" w:date="2020-09-22T17:55:00Z">
        <w:r w:rsidR="00852FD6">
          <w:rPr>
            <w:b/>
            <w:noProof/>
          </w:rPr>
          <w:t>R</w:t>
        </w:r>
      </w:ins>
      <w:ins w:id="219" w:author="Ava" w:date="2020-09-22T17:56:00Z">
        <w:r w:rsidR="00852FD6">
          <w:rPr>
            <w:b/>
            <w:noProof/>
          </w:rPr>
          <w:t>Ts reveal r</w:t>
        </w:r>
      </w:ins>
      <w:ins w:id="220" w:author="Ava" w:date="2020-09-22T17:55:00Z">
        <w:r w:rsidR="00852FD6">
          <w:rPr>
            <w:b/>
            <w:noProof/>
          </w:rPr>
          <w:t xml:space="preserve">epresentational similarity </w:t>
        </w:r>
      </w:ins>
      <w:ins w:id="221" w:author="Ava" w:date="2020-09-22T17:56:00Z">
        <w:r w:rsidR="00852FD6">
          <w:rPr>
            <w:b/>
            <w:noProof/>
          </w:rPr>
          <w:t>for ordinal position, transitional probability, and duplet pairings, but not pseudoword chunks</w:t>
        </w:r>
      </w:ins>
      <w:r w:rsidR="00207821">
        <w:rPr>
          <w:b/>
          <w:noProof/>
        </w:rPr>
        <w:t xml:space="preserve">. </w:t>
      </w:r>
      <w:ins w:id="222" w:author="Ava" w:date="2020-09-22T17:57:00Z">
        <w:r w:rsidR="00852FD6">
          <w:rPr>
            <w:noProof/>
          </w:rPr>
          <w:t xml:space="preserve">Representation similarity analysis showed that </w:t>
        </w:r>
      </w:ins>
      <w:ins w:id="223" w:author="Ava" w:date="2020-09-22T17:59:00Z">
        <w:r w:rsidR="00852FD6">
          <w:rPr>
            <w:noProof/>
          </w:rPr>
          <w:t xml:space="preserve">groups of </w:t>
        </w:r>
      </w:ins>
      <w:ins w:id="224" w:author="Ava" w:date="2020-09-22T17:57:00Z">
        <w:r w:rsidR="00852FD6">
          <w:rPr>
            <w:noProof/>
          </w:rPr>
          <w:t xml:space="preserve">RTs classified as belonging to the same category of ordinal position, transitional probability, and duplet pairings </w:t>
        </w:r>
      </w:ins>
      <w:ins w:id="225" w:author="Ava" w:date="2020-09-22T17:59:00Z">
        <w:r w:rsidR="00852FD6">
          <w:rPr>
            <w:noProof/>
          </w:rPr>
          <w:t xml:space="preserve">(within a given pseudoword) were more similar than groups of RTs that spanned different categories. </w:t>
        </w:r>
      </w:ins>
      <w:ins w:id="226" w:author="Ava" w:date="2020-09-22T18:00:00Z">
        <w:r w:rsidR="00852FD6">
          <w:rPr>
            <w:noProof/>
          </w:rPr>
          <w:t xml:space="preserve">Within similarity minus across similarity was greater than zero for three of four features that describe the structured speech stream. </w:t>
        </w:r>
      </w:ins>
      <w:ins w:id="227" w:author="Ava" w:date="2020-09-22T18:05:00Z">
        <w:r w:rsidR="00852FD6" w:rsidRPr="00CB008A">
          <w:rPr>
            <w:noProof/>
          </w:rPr>
          <w:t>(</w:t>
        </w:r>
        <w:r w:rsidR="00852FD6">
          <w:rPr>
            <w:noProof/>
          </w:rPr>
          <w:t xml:space="preserve">Wilcoxon’s rank sum test </w:t>
        </w:r>
      </w:ins>
      <w:ins w:id="228" w:author="Ava" w:date="2020-09-22T18:06:00Z">
        <w:r w:rsidR="00B547A6">
          <w:rPr>
            <w:noProof/>
          </w:rPr>
          <w:t xml:space="preserve">for paired groups, </w:t>
        </w:r>
      </w:ins>
      <w:ins w:id="229" w:author="Ava" w:date="2020-09-22T18:05:00Z">
        <w:r w:rsidR="00852FD6">
          <w:rPr>
            <w:noProof/>
          </w:rPr>
          <w:t xml:space="preserve">on bootstrapped </w:t>
        </w:r>
        <w:r w:rsidR="00852FD6" w:rsidRPr="00CB008A">
          <w:rPr>
            <w:noProof/>
          </w:rPr>
          <w:t xml:space="preserve">z-transformed Pearson’s </w:t>
        </w:r>
        <w:r w:rsidR="00852FD6">
          <w:rPr>
            <w:noProof/>
          </w:rPr>
          <w:t>correlations between syllables for each participant.</w:t>
        </w:r>
        <w:r w:rsidR="00852FD6" w:rsidRPr="00CB008A">
          <w:rPr>
            <w:noProof/>
          </w:rPr>
          <w:t>)</w:t>
        </w:r>
      </w:ins>
      <w:ins w:id="230" w:author="Ava" w:date="2020-09-22T18:06:00Z">
        <w:r w:rsidR="00852FD6">
          <w:rPr>
            <w:noProof/>
          </w:rPr>
          <w:t xml:space="preserve"> ***p&lt;0.0001</w:t>
        </w:r>
      </w:ins>
    </w:p>
    <w:p w14:paraId="5C920C67" w14:textId="2E251D45" w:rsidR="00740130" w:rsidRPr="00CB008A" w:rsidDel="00852FD6" w:rsidRDefault="00207821" w:rsidP="00740130">
      <w:pPr>
        <w:pStyle w:val="Caption"/>
        <w:jc w:val="both"/>
        <w:rPr>
          <w:del w:id="231" w:author="Ava" w:date="2020-09-22T18:06:00Z"/>
          <w:noProof/>
        </w:rPr>
      </w:pPr>
      <w:del w:id="232" w:author="Ava" w:date="2020-09-22T18:06:00Z">
        <w:r w:rsidRPr="00CB008A" w:rsidDel="00852FD6">
          <w:rPr>
            <w:noProof/>
          </w:rPr>
          <w:delText xml:space="preserve">We calculated the difference in mean similarity </w:delText>
        </w:r>
      </w:del>
      <w:del w:id="233" w:author="Ava" w:date="2020-09-22T18:05:00Z">
        <w:r w:rsidRPr="00CB008A" w:rsidDel="00852FD6">
          <w:rPr>
            <w:noProof/>
          </w:rPr>
          <w:delText xml:space="preserve">(z-transformed Pearson’s </w:delText>
        </w:r>
      </w:del>
      <w:del w:id="234" w:author="Ava" w:date="2020-09-22T18:01:00Z">
        <w:r w:rsidRPr="00CB008A" w:rsidDel="00852FD6">
          <w:rPr>
            <w:noProof/>
          </w:rPr>
          <w:delText>r</w:delText>
        </w:r>
      </w:del>
      <w:del w:id="235" w:author="Ava" w:date="2020-09-22T18:05:00Z">
        <w:r w:rsidRPr="00CB008A" w:rsidDel="00852FD6">
          <w:rPr>
            <w:noProof/>
          </w:rPr>
          <w:delText>)</w:delText>
        </w:r>
        <w:r w:rsidR="00740130" w:rsidRPr="00CB008A" w:rsidDel="00852FD6">
          <w:rPr>
            <w:noProof/>
          </w:rPr>
          <w:delText xml:space="preserve"> </w:delText>
        </w:r>
      </w:del>
      <w:del w:id="236" w:author="Ava" w:date="2020-09-22T18:06:00Z">
        <w:r w:rsidR="00740130" w:rsidRPr="00CB008A" w:rsidDel="00852FD6">
          <w:rPr>
            <w:noProof/>
          </w:rPr>
          <w:delText>for four features of the stimulus stream. For each feature, we determined within and across groups</w:delText>
        </w:r>
        <w:r w:rsidRPr="00CB008A" w:rsidDel="00852FD6">
          <w:rPr>
            <w:noProof/>
          </w:rPr>
          <w:delText>:</w:delText>
        </w:r>
        <w:r w:rsidR="00740130" w:rsidRPr="00CB008A" w:rsidDel="00852FD6">
          <w:rPr>
            <w:noProof/>
          </w:rPr>
          <w:delText xml:space="preserve"> pairs of syllables that share the property versus pairs that </w:delText>
        </w:r>
        <w:r w:rsidRPr="00CB008A" w:rsidDel="00852FD6">
          <w:rPr>
            <w:noProof/>
          </w:rPr>
          <w:delText>do not share</w:delText>
        </w:r>
        <w:r w:rsidR="00740130" w:rsidRPr="00CB008A" w:rsidDel="00852FD6">
          <w:rPr>
            <w:noProof/>
          </w:rPr>
          <w:delText xml:space="preserve"> the property, respectively. We </w:delText>
        </w:r>
        <w:r w:rsidRPr="00CB008A" w:rsidDel="00852FD6">
          <w:rPr>
            <w:noProof/>
          </w:rPr>
          <w:delText xml:space="preserve">bootstrapped the observations for each analysis by </w:delText>
        </w:r>
        <w:r w:rsidR="00740130" w:rsidRPr="00CB008A" w:rsidDel="00852FD6">
          <w:rPr>
            <w:noProof/>
          </w:rPr>
          <w:delText>sampl</w:delText>
        </w:r>
        <w:r w:rsidRPr="00CB008A" w:rsidDel="00852FD6">
          <w:rPr>
            <w:noProof/>
          </w:rPr>
          <w:delText>ing</w:delText>
        </w:r>
        <w:r w:rsidR="00740130" w:rsidRPr="00CB008A" w:rsidDel="00852FD6">
          <w:rPr>
            <w:noProof/>
          </w:rPr>
          <w:delText xml:space="preserve"> 200 times with replacement </w:delText>
        </w:r>
        <w:r w:rsidRPr="00CB008A" w:rsidDel="00852FD6">
          <w:rPr>
            <w:noProof/>
          </w:rPr>
          <w:delText xml:space="preserve">from all participants’s individual similarity matrices (correlation between RT for </w:delText>
        </w:r>
        <w:r w:rsidR="00740130" w:rsidRPr="00CB008A" w:rsidDel="00852FD6">
          <w:rPr>
            <w:noProof/>
          </w:rPr>
          <w:delText xml:space="preserve">12-x-12 </w:delText>
        </w:r>
        <w:r w:rsidRPr="00CB008A" w:rsidDel="00852FD6">
          <w:rPr>
            <w:noProof/>
          </w:rPr>
          <w:delText xml:space="preserve">syllables). </w:delText>
        </w:r>
      </w:del>
    </w:p>
    <w:p w14:paraId="69F2BAAF" w14:textId="77777777" w:rsidR="00740130" w:rsidRDefault="00740130" w:rsidP="00740130">
      <w:pPr>
        <w:rPr>
          <w:noProof/>
          <w:color w:val="44546A" w:themeColor="text2"/>
          <w:sz w:val="18"/>
          <w:szCs w:val="18"/>
        </w:rPr>
      </w:pPr>
      <w:r>
        <w:rPr>
          <w:noProof/>
        </w:rPr>
        <w:br w:type="page"/>
      </w:r>
    </w:p>
    <w:p w14:paraId="1FF0C1AA" w14:textId="178D27FA" w:rsidR="00740130" w:rsidRPr="00360148" w:rsidRDefault="00CB008A" w:rsidP="00CB008A">
      <w:pPr>
        <w:pStyle w:val="Caption"/>
        <w:jc w:val="center"/>
        <w:rPr>
          <w:b/>
          <w:i w:val="0"/>
        </w:rPr>
      </w:pPr>
      <w:del w:id="237" w:author="Ava" w:date="2020-09-21T17:15:00Z">
        <w:r w:rsidDel="008B7988">
          <w:rPr>
            <w:b/>
            <w:i w:val="0"/>
            <w:noProof/>
          </w:rPr>
          <w:lastRenderedPageBreak/>
          <w:drawing>
            <wp:inline distT="0" distB="0" distL="0" distR="0" wp14:anchorId="4B645381" wp14:editId="6F989CBD">
              <wp:extent cx="5943600" cy="520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0_corr_sub_final_labels_x_facet2_bla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del>
      <w:ins w:id="238" w:author="Ava" w:date="2020-09-21T17:15:00Z">
        <w:r w:rsidR="008B7988">
          <w:rPr>
            <w:b/>
            <w:i w:val="0"/>
            <w:noProof/>
          </w:rPr>
          <w:drawing>
            <wp:inline distT="0" distB="0" distL="0" distR="0" wp14:anchorId="1D4371C5" wp14:editId="2398D378">
              <wp:extent cx="5943600" cy="4622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10_corr_sub_final_labels_x_facet2_co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ins>
    </w:p>
    <w:p w14:paraId="7242546C" w14:textId="77777777" w:rsidR="00740130" w:rsidRPr="009819FC" w:rsidRDefault="00740130" w:rsidP="00740130">
      <w:pPr>
        <w:pStyle w:val="Caption"/>
        <w:jc w:val="both"/>
        <w:rPr>
          <w:rFonts w:ascii="Arial" w:hAnsi="Arial" w:cs="Arial"/>
          <w:b/>
        </w:rPr>
      </w:pPr>
    </w:p>
    <w:p w14:paraId="4E930673" w14:textId="144CBEC1" w:rsidR="00442DD5" w:rsidRDefault="00740130" w:rsidP="00740130">
      <w:pPr>
        <w:pStyle w:val="Caption"/>
        <w:jc w:val="both"/>
        <w:rPr>
          <w:ins w:id="239" w:author="Ava" w:date="2020-09-22T18:31:00Z"/>
        </w:rPr>
      </w:pPr>
      <w:r w:rsidRPr="009819FC">
        <w:rPr>
          <w:b/>
        </w:rPr>
        <w:t xml:space="preserve">Figure </w:t>
      </w:r>
      <w:r>
        <w:rPr>
          <w:b/>
        </w:rPr>
        <w:t xml:space="preserve">6. </w:t>
      </w:r>
      <w:ins w:id="240" w:author="Ava" w:date="2020-09-22T18:28:00Z">
        <w:r w:rsidR="00442DD5">
          <w:rPr>
            <w:b/>
          </w:rPr>
          <w:t xml:space="preserve">Sensitivity to transitional probability, but not other features, correlates with word recognition performance. </w:t>
        </w:r>
        <w:r w:rsidR="00442DD5">
          <w:t>Word recognition performance (</w:t>
        </w:r>
        <w:proofErr w:type="gramStart"/>
        <w:r w:rsidR="00442DD5">
          <w:t>%</w:t>
        </w:r>
        <w:proofErr w:type="gramEnd"/>
        <w:r w:rsidR="00442DD5">
          <w:t xml:space="preserve"> correct trials) correlates weakly with </w:t>
        </w:r>
      </w:ins>
      <w:ins w:id="241" w:author="Ava" w:date="2020-09-22T18:31:00Z">
        <w:r w:rsidR="00442DD5">
          <w:t>the tracking</w:t>
        </w:r>
      </w:ins>
      <w:ins w:id="242" w:author="Ava" w:date="2020-09-22T18:30:00Z">
        <w:r w:rsidR="00442DD5">
          <w:t xml:space="preserve"> (measured as </w:t>
        </w:r>
      </w:ins>
      <w:ins w:id="243" w:author="Ava" w:date="2020-09-22T18:29:00Z">
        <w:r w:rsidR="00442DD5">
          <w:t>within-across similarity</w:t>
        </w:r>
      </w:ins>
      <w:ins w:id="244" w:author="Ava" w:date="2020-09-22T18:30:00Z">
        <w:r w:rsidR="00442DD5">
          <w:t xml:space="preserve"> in RT)</w:t>
        </w:r>
      </w:ins>
      <w:ins w:id="245" w:author="Ava" w:date="2020-09-22T18:29:00Z">
        <w:r w:rsidR="00442DD5">
          <w:t xml:space="preserve"> of ordinal position, duplet pairings, and pseudoword identity, however it reveals a small but significant correlation with </w:t>
        </w:r>
      </w:ins>
      <w:ins w:id="246" w:author="Ava" w:date="2020-09-22T18:31:00Z">
        <w:r w:rsidR="00442DD5">
          <w:t>the tracking of transitional probabilities. (</w:t>
        </w:r>
      </w:ins>
      <w:ins w:id="247" w:author="Ava" w:date="2020-09-22T18:33:00Z">
        <w:r w:rsidR="00442DD5">
          <w:t>One-sided</w:t>
        </w:r>
      </w:ins>
      <w:ins w:id="248" w:author="Ava" w:date="2020-09-22T18:32:00Z">
        <w:r w:rsidR="00442DD5">
          <w:t xml:space="preserve"> t-test </w:t>
        </w:r>
      </w:ins>
      <w:ins w:id="249" w:author="Ava" w:date="2020-09-22T18:33:00Z">
        <w:r w:rsidR="00442DD5">
          <w:t>on Pearson’s product-moment coefficient</w:t>
        </w:r>
      </w:ins>
      <w:ins w:id="250" w:author="Ava" w:date="2020-09-22T18:31:00Z">
        <w:r w:rsidR="00442DD5">
          <w:t xml:space="preserve">.) </w:t>
        </w:r>
      </w:ins>
    </w:p>
    <w:p w14:paraId="75AD9FE1" w14:textId="62493B55" w:rsidR="00740130" w:rsidDel="005324AD" w:rsidRDefault="00740130" w:rsidP="00740130">
      <w:pPr>
        <w:pStyle w:val="Caption"/>
        <w:jc w:val="both"/>
        <w:rPr>
          <w:del w:id="251" w:author="Ava" w:date="2020-09-22T18:33:00Z"/>
          <w:b/>
          <w:noProof/>
        </w:rPr>
      </w:pPr>
      <w:del w:id="252" w:author="Ava" w:date="2020-09-22T18:33:00Z">
        <w:r w:rsidRPr="00B547A6" w:rsidDel="005324AD">
          <w:rPr>
            <w:rPrChange w:id="253" w:author="Ava" w:date="2020-09-22T18:07:00Z">
              <w:rPr>
                <w:b/>
              </w:rPr>
            </w:rPrChange>
          </w:rPr>
          <w:delText>Correlation between word recognition performance and within vs. across similarity for each stream feature per participant</w:delText>
        </w:r>
        <w:r w:rsidRPr="00B547A6" w:rsidDel="005324AD">
          <w:rPr>
            <w:noProof/>
            <w:rPrChange w:id="254" w:author="Ava" w:date="2020-09-22T18:07:00Z">
              <w:rPr>
                <w:b/>
                <w:noProof/>
              </w:rPr>
            </w:rPrChange>
          </w:rPr>
          <w:delText>. All features were weakly correlated with offline word recognition, but transitional probability significantly predicts word recognition performance.</w:delText>
        </w:r>
        <w:r w:rsidDel="005324AD">
          <w:rPr>
            <w:b/>
            <w:noProof/>
          </w:rPr>
          <w:delText xml:space="preserve"> </w:delText>
        </w:r>
      </w:del>
    </w:p>
    <w:p w14:paraId="20DB6344" w14:textId="77777777" w:rsidR="00740130" w:rsidRDefault="00740130" w:rsidP="00740130">
      <w:pPr>
        <w:rPr>
          <w:rFonts w:ascii="Arial" w:hAnsi="Arial" w:cs="Arial"/>
        </w:rPr>
      </w:pPr>
    </w:p>
    <w:p w14:paraId="1B7BEA2B" w14:textId="77777777" w:rsidR="00A4129E" w:rsidRDefault="00A4129E" w:rsidP="00740130">
      <w:pPr>
        <w:rPr>
          <w:rFonts w:ascii="Arial" w:hAnsi="Arial" w:cs="Arial"/>
        </w:rPr>
      </w:pPr>
    </w:p>
    <w:p w14:paraId="7BD32B84" w14:textId="77777777" w:rsidR="00A4129E" w:rsidRDefault="00A4129E" w:rsidP="00740130">
      <w:pPr>
        <w:rPr>
          <w:rFonts w:ascii="Arial" w:hAnsi="Arial" w:cs="Arial"/>
        </w:rPr>
      </w:pPr>
    </w:p>
    <w:p w14:paraId="6F39541F" w14:textId="77777777" w:rsidR="00A4129E" w:rsidRDefault="00A4129E" w:rsidP="00740130">
      <w:pPr>
        <w:rPr>
          <w:rFonts w:ascii="Arial" w:hAnsi="Arial" w:cs="Arial"/>
        </w:rPr>
      </w:pPr>
    </w:p>
    <w:p w14:paraId="055D1C21" w14:textId="77777777" w:rsidR="00A4129E" w:rsidRDefault="00A4129E" w:rsidP="00740130">
      <w:pPr>
        <w:rPr>
          <w:rFonts w:ascii="Arial" w:hAnsi="Arial" w:cs="Arial"/>
        </w:rPr>
      </w:pPr>
    </w:p>
    <w:p w14:paraId="600CE2FF" w14:textId="77777777" w:rsidR="00A4129E" w:rsidRDefault="00A4129E" w:rsidP="00740130">
      <w:pPr>
        <w:rPr>
          <w:rFonts w:ascii="Arial" w:hAnsi="Arial" w:cs="Arial"/>
        </w:rPr>
      </w:pPr>
    </w:p>
    <w:p w14:paraId="696D35A3" w14:textId="77777777" w:rsidR="00A4129E" w:rsidRDefault="00A4129E" w:rsidP="00740130">
      <w:pPr>
        <w:rPr>
          <w:rFonts w:ascii="Arial" w:hAnsi="Arial" w:cs="Arial"/>
        </w:rPr>
      </w:pPr>
    </w:p>
    <w:p w14:paraId="1DAFA8BA" w14:textId="77777777" w:rsidR="00A4129E" w:rsidRDefault="00A4129E" w:rsidP="00740130">
      <w:pPr>
        <w:rPr>
          <w:rFonts w:ascii="Arial" w:hAnsi="Arial" w:cs="Arial"/>
        </w:rPr>
      </w:pPr>
    </w:p>
    <w:p w14:paraId="76E89A5E" w14:textId="77777777" w:rsidR="00A4129E" w:rsidRDefault="00A4129E" w:rsidP="00740130">
      <w:pPr>
        <w:rPr>
          <w:rFonts w:ascii="Arial" w:hAnsi="Arial" w:cs="Arial"/>
        </w:rPr>
      </w:pPr>
    </w:p>
    <w:p w14:paraId="54770E32" w14:textId="77777777" w:rsidR="00A4129E" w:rsidRDefault="00A4129E" w:rsidP="00740130">
      <w:pPr>
        <w:rPr>
          <w:rFonts w:ascii="Arial" w:hAnsi="Arial" w:cs="Arial"/>
        </w:rPr>
      </w:pPr>
    </w:p>
    <w:p w14:paraId="76686C5A" w14:textId="77777777" w:rsidR="00A4129E" w:rsidRDefault="00A4129E" w:rsidP="00740130">
      <w:pPr>
        <w:rPr>
          <w:rFonts w:ascii="Arial" w:hAnsi="Arial" w:cs="Arial"/>
          <w:b/>
        </w:rPr>
      </w:pPr>
    </w:p>
    <w:p w14:paraId="1F11B0E2" w14:textId="6E45F778" w:rsidR="00A4129E" w:rsidRDefault="00A4129E" w:rsidP="00740130">
      <w:pPr>
        <w:rPr>
          <w:rFonts w:ascii="Arial" w:hAnsi="Arial" w:cs="Arial"/>
          <w:b/>
        </w:rPr>
      </w:pPr>
      <w:r w:rsidRPr="00A4129E">
        <w:rPr>
          <w:rFonts w:ascii="Arial" w:hAnsi="Arial" w:cs="Arial"/>
          <w:b/>
        </w:rPr>
        <w:t>Supplementary Figures</w:t>
      </w:r>
    </w:p>
    <w:p w14:paraId="0D33B00E" w14:textId="4F016936" w:rsidR="0029299E" w:rsidRDefault="0029299E" w:rsidP="00740130">
      <w:pPr>
        <w:rPr>
          <w:rFonts w:ascii="Arial" w:hAnsi="Arial" w:cs="Arial"/>
          <w:b/>
        </w:rPr>
      </w:pPr>
      <w:del w:id="255" w:author="Ava" w:date="2020-09-21T17:21:00Z">
        <w:r w:rsidDel="008B7988">
          <w:rPr>
            <w:rFonts w:ascii="Arial" w:hAnsi="Arial" w:cs="Arial"/>
            <w:b/>
            <w:noProof/>
          </w:rPr>
          <w:drawing>
            <wp:inline distT="0" distB="0" distL="0" distR="0" wp14:anchorId="190AB26A" wp14:editId="01185FDD">
              <wp:extent cx="6419451" cy="3045124"/>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_S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24471" cy="3047505"/>
                      </a:xfrm>
                      <a:prstGeom prst="rect">
                        <a:avLst/>
                      </a:prstGeom>
                    </pic:spPr>
                  </pic:pic>
                </a:graphicData>
              </a:graphic>
            </wp:inline>
          </w:drawing>
        </w:r>
      </w:del>
      <w:ins w:id="256" w:author="Ava" w:date="2020-09-21T17:22:00Z">
        <w:r w:rsidR="008B7988">
          <w:rPr>
            <w:rFonts w:ascii="Arial" w:hAnsi="Arial" w:cs="Arial"/>
            <w:b/>
            <w:noProof/>
          </w:rPr>
          <w:drawing>
            <wp:inline distT="0" distB="0" distL="0" distR="0" wp14:anchorId="042E2512" wp14:editId="32EFA23A">
              <wp:extent cx="5943600" cy="2558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_S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ins>
    </w:p>
    <w:p w14:paraId="78F31C8C" w14:textId="13BB7309" w:rsidR="005324AD" w:rsidRDefault="0029299E" w:rsidP="005324AD">
      <w:pPr>
        <w:pStyle w:val="Caption"/>
        <w:jc w:val="both"/>
        <w:rPr>
          <w:ins w:id="257" w:author="Ava" w:date="2020-09-22T18:33:00Z"/>
        </w:rPr>
        <w:pPrChange w:id="258" w:author="Ava" w:date="2020-09-22T18:33:00Z">
          <w:pPr/>
        </w:pPrChange>
      </w:pPr>
      <w:r w:rsidRPr="00FB1D30">
        <w:rPr>
          <w:b/>
          <w:rPrChange w:id="259" w:author="Ava" w:date="2020-09-22T18:37:00Z">
            <w:rPr>
              <w:rFonts w:ascii="Arial" w:hAnsi="Arial" w:cs="Arial"/>
              <w:b/>
            </w:rPr>
          </w:rPrChange>
        </w:rPr>
        <w:t xml:space="preserve">Figure S1. </w:t>
      </w:r>
      <w:ins w:id="260" w:author="Ava" w:date="2020-09-22T18:33:00Z">
        <w:r w:rsidR="005324AD" w:rsidRPr="00FB1D30">
          <w:rPr>
            <w:b/>
            <w:rPrChange w:id="261" w:author="Ava" w:date="2020-09-22T18:37:00Z">
              <w:rPr/>
            </w:rPrChange>
          </w:rPr>
          <w:t>Detection accuracy in Experiments 1 &amp; 2.</w:t>
        </w:r>
        <w:r w:rsidR="005324AD">
          <w:t xml:space="preserve"> A. </w:t>
        </w:r>
      </w:ins>
      <w:ins w:id="262" w:author="Ava" w:date="2020-09-22T18:34:00Z">
        <w:r w:rsidR="005324AD">
          <w:t>Overall d</w:t>
        </w:r>
      </w:ins>
      <w:ins w:id="263" w:author="Ava" w:date="2020-09-22T18:33:00Z">
        <w:r w:rsidR="005324AD">
          <w:t xml:space="preserve">etection accuracy (hit rate) </w:t>
        </w:r>
      </w:ins>
      <w:ins w:id="264" w:author="Ava" w:date="2020-09-22T18:34:00Z">
        <w:r w:rsidR="005324AD">
          <w:t xml:space="preserve">for each target syllable in Experiment 1. Colors indicate ordinal position of each syllable. </w:t>
        </w:r>
      </w:ins>
      <w:ins w:id="265" w:author="Ava" w:date="2020-09-22T18:35:00Z">
        <w:r w:rsidR="005324AD">
          <w:t xml:space="preserve">Accuracy was generally lower for </w:t>
        </w:r>
        <w:proofErr w:type="gramStart"/>
        <w:r w:rsidR="005324AD">
          <w:t>1</w:t>
        </w:r>
        <w:r w:rsidR="005324AD" w:rsidRPr="005324AD">
          <w:rPr>
            <w:vertAlign w:val="superscript"/>
            <w:rPrChange w:id="266" w:author="Ava" w:date="2020-09-22T18:35:00Z">
              <w:rPr/>
            </w:rPrChange>
          </w:rPr>
          <w:t>st</w:t>
        </w:r>
        <w:proofErr w:type="gramEnd"/>
        <w:r w:rsidR="005324AD">
          <w:t xml:space="preserve"> position syllables vs. 2</w:t>
        </w:r>
        <w:r w:rsidR="005324AD" w:rsidRPr="005324AD">
          <w:rPr>
            <w:vertAlign w:val="superscript"/>
            <w:rPrChange w:id="267" w:author="Ava" w:date="2020-09-22T18:35:00Z">
              <w:rPr/>
            </w:rPrChange>
          </w:rPr>
          <w:t>nd</w:t>
        </w:r>
        <w:r w:rsidR="005324AD">
          <w:t xml:space="preserve"> and 3</w:t>
        </w:r>
        <w:r w:rsidR="005324AD" w:rsidRPr="005324AD">
          <w:rPr>
            <w:vertAlign w:val="superscript"/>
            <w:rPrChange w:id="268" w:author="Ava" w:date="2020-09-22T18:36:00Z">
              <w:rPr/>
            </w:rPrChange>
          </w:rPr>
          <w:t>rd</w:t>
        </w:r>
        <w:r w:rsidR="005324AD">
          <w:t xml:space="preserve"> </w:t>
        </w:r>
      </w:ins>
      <w:ins w:id="269" w:author="Ava" w:date="2020-09-22T18:36:00Z">
        <w:r w:rsidR="005324AD">
          <w:t xml:space="preserve">position syllables. </w:t>
        </w:r>
      </w:ins>
      <w:ins w:id="270" w:author="Ava" w:date="2020-09-22T18:34:00Z">
        <w:r w:rsidR="005324AD">
          <w:t xml:space="preserve">B. Overall detection accuracy (hit rate) for each target syllable, in each condition, in Experiment 2. Error bars represent </w:t>
        </w:r>
      </w:ins>
      <w:ins w:id="271" w:author="Ava" w:date="2020-09-22T18:35:00Z">
        <w:r w:rsidR="005324AD">
          <w:t xml:space="preserve">SEM. Accuracy was </w:t>
        </w:r>
      </w:ins>
      <w:ins w:id="272" w:author="Ava" w:date="2020-09-22T18:36:00Z">
        <w:r w:rsidR="005324AD">
          <w:t xml:space="preserve">higher for target syllables in the structured condition versus the random condition. </w:t>
        </w:r>
      </w:ins>
    </w:p>
    <w:p w14:paraId="55809597" w14:textId="241180CD" w:rsidR="0029299E" w:rsidRPr="005324AD" w:rsidDel="005324AD" w:rsidRDefault="0029299E" w:rsidP="005324AD">
      <w:pPr>
        <w:pStyle w:val="Caption"/>
        <w:jc w:val="both"/>
        <w:rPr>
          <w:del w:id="273" w:author="Ava" w:date="2020-09-22T18:35:00Z"/>
          <w:rPrChange w:id="274" w:author="Ava" w:date="2020-09-22T18:33:00Z">
            <w:rPr>
              <w:del w:id="275" w:author="Ava" w:date="2020-09-22T18:35:00Z"/>
              <w:rFonts w:ascii="Arial" w:hAnsi="Arial" w:cs="Arial"/>
              <w:b/>
            </w:rPr>
          </w:rPrChange>
        </w:rPr>
        <w:pPrChange w:id="276" w:author="Ava" w:date="2020-09-22T18:33:00Z">
          <w:pPr/>
        </w:pPrChange>
      </w:pPr>
      <w:del w:id="277" w:author="Ava" w:date="2020-09-22T18:35:00Z">
        <w:r w:rsidRPr="005324AD" w:rsidDel="005324AD">
          <w:rPr>
            <w:rPrChange w:id="278" w:author="Ava" w:date="2020-09-22T18:33:00Z">
              <w:rPr>
                <w:rFonts w:ascii="Arial" w:hAnsi="Arial" w:cs="Arial"/>
                <w:b/>
              </w:rPr>
            </w:rPrChange>
          </w:rPr>
          <w:delText xml:space="preserve">Accuracy in Experiment 1. Accuracy for each target syllable. </w:delText>
        </w:r>
      </w:del>
    </w:p>
    <w:p w14:paraId="61FBF8E5" w14:textId="2AEE05BE" w:rsidR="0029299E" w:rsidRPr="005324AD" w:rsidDel="005324AD" w:rsidRDefault="0029299E" w:rsidP="005324AD">
      <w:pPr>
        <w:pStyle w:val="Caption"/>
        <w:jc w:val="both"/>
        <w:rPr>
          <w:del w:id="279" w:author="Ava" w:date="2020-09-22T18:35:00Z"/>
          <w:rPrChange w:id="280" w:author="Ava" w:date="2020-09-22T18:33:00Z">
            <w:rPr>
              <w:del w:id="281" w:author="Ava" w:date="2020-09-22T18:35:00Z"/>
              <w:rFonts w:ascii="Arial" w:hAnsi="Arial" w:cs="Arial"/>
              <w:b/>
            </w:rPr>
          </w:rPrChange>
        </w:rPr>
        <w:pPrChange w:id="282" w:author="Ava" w:date="2020-09-22T18:33:00Z">
          <w:pPr/>
        </w:pPrChange>
      </w:pPr>
      <w:del w:id="283" w:author="Ava" w:date="2020-09-22T18:35:00Z">
        <w:r w:rsidRPr="005324AD" w:rsidDel="005324AD">
          <w:rPr>
            <w:rPrChange w:id="284" w:author="Ava" w:date="2020-09-22T18:33:00Z">
              <w:rPr>
                <w:rFonts w:ascii="Arial" w:hAnsi="Arial" w:cs="Arial"/>
                <w:b/>
              </w:rPr>
            </w:rPrChange>
          </w:rPr>
          <w:delText xml:space="preserve">Figure S8. Accuracy in Experiment 2. Accuracy for each target syllable in random and structured. </w:delText>
        </w:r>
      </w:del>
    </w:p>
    <w:p w14:paraId="7698CBFF" w14:textId="3EC726F4" w:rsidR="006E7815" w:rsidRDefault="006E7815">
      <w:pPr>
        <w:rPr>
          <w:rFonts w:ascii="Arial" w:hAnsi="Arial" w:cs="Arial"/>
          <w:b/>
        </w:rPr>
      </w:pPr>
      <w:r>
        <w:rPr>
          <w:rFonts w:ascii="Arial" w:hAnsi="Arial" w:cs="Arial"/>
          <w:b/>
        </w:rPr>
        <w:br w:type="page"/>
      </w:r>
    </w:p>
    <w:p w14:paraId="792E2598" w14:textId="77777777" w:rsidR="0029299E" w:rsidRDefault="0029299E" w:rsidP="00740130">
      <w:pPr>
        <w:rPr>
          <w:rFonts w:ascii="Arial" w:hAnsi="Arial" w:cs="Arial"/>
          <w:b/>
        </w:rPr>
      </w:pPr>
    </w:p>
    <w:p w14:paraId="04BB8F11" w14:textId="6D51572F" w:rsidR="00A4129E" w:rsidRDefault="00C13258" w:rsidP="00740130">
      <w:pPr>
        <w:rPr>
          <w:rFonts w:ascii="Arial" w:hAnsi="Arial" w:cs="Arial"/>
          <w:b/>
        </w:rPr>
      </w:pPr>
      <w:ins w:id="285" w:author="Ava" w:date="2020-09-22T15:59:00Z">
        <w:r>
          <w:rPr>
            <w:rFonts w:ascii="Arial" w:hAnsi="Arial" w:cs="Arial"/>
            <w:noProof/>
          </w:rPr>
          <w:drawing>
            <wp:inline distT="0" distB="0" distL="0" distR="0" wp14:anchorId="648A8562" wp14:editId="308A8131">
              <wp:extent cx="5943600" cy="466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S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ins>
      <w:del w:id="286" w:author="Ava" w:date="2020-09-21T14:33:00Z">
        <w:r w:rsidR="006E7815" w:rsidDel="00225A53">
          <w:rPr>
            <w:rFonts w:ascii="Arial" w:hAnsi="Arial" w:cs="Arial"/>
            <w:noProof/>
          </w:rPr>
          <w:drawing>
            <wp:inline distT="0" distB="0" distL="0" distR="0" wp14:anchorId="3F843904" wp14:editId="26BFFA34">
              <wp:extent cx="5943600" cy="2431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_S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del>
    </w:p>
    <w:p w14:paraId="05333D69" w14:textId="71858651" w:rsidR="00FB1D30" w:rsidRDefault="00A4129E" w:rsidP="00F37DE7">
      <w:pPr>
        <w:pStyle w:val="Caption"/>
        <w:jc w:val="both"/>
        <w:rPr>
          <w:ins w:id="287" w:author="Ava" w:date="2020-09-22T18:37:00Z"/>
        </w:rPr>
        <w:pPrChange w:id="288" w:author="Ava" w:date="2020-09-22T18:37:00Z">
          <w:pPr/>
        </w:pPrChange>
      </w:pPr>
      <w:r w:rsidRPr="00807165">
        <w:rPr>
          <w:b/>
          <w:rPrChange w:id="289" w:author="Ava" w:date="2020-09-22T18:48:00Z">
            <w:rPr>
              <w:rFonts w:ascii="Arial" w:hAnsi="Arial" w:cs="Arial"/>
              <w:b/>
            </w:rPr>
          </w:rPrChange>
        </w:rPr>
        <w:t>Figure S</w:t>
      </w:r>
      <w:ins w:id="290" w:author="Ava" w:date="2020-09-22T18:37:00Z">
        <w:r w:rsidR="00FB1D30" w:rsidRPr="00807165">
          <w:rPr>
            <w:b/>
            <w:rPrChange w:id="291" w:author="Ava" w:date="2020-09-22T18:48:00Z">
              <w:rPr/>
            </w:rPrChange>
          </w:rPr>
          <w:t>2</w:t>
        </w:r>
      </w:ins>
      <w:del w:id="292" w:author="Ava" w:date="2020-09-22T18:37:00Z">
        <w:r w:rsidRPr="00807165" w:rsidDel="00FB1D30">
          <w:rPr>
            <w:b/>
            <w:rPrChange w:id="293" w:author="Ava" w:date="2020-09-22T18:48:00Z">
              <w:rPr>
                <w:rFonts w:ascii="Arial" w:hAnsi="Arial" w:cs="Arial"/>
                <w:b/>
              </w:rPr>
            </w:rPrChange>
          </w:rPr>
          <w:delText>1</w:delText>
        </w:r>
      </w:del>
      <w:r w:rsidRPr="00807165">
        <w:rPr>
          <w:b/>
          <w:rPrChange w:id="294" w:author="Ava" w:date="2020-09-22T18:48:00Z">
            <w:rPr>
              <w:rFonts w:ascii="Arial" w:hAnsi="Arial" w:cs="Arial"/>
              <w:b/>
            </w:rPr>
          </w:rPrChange>
        </w:rPr>
        <w:t xml:space="preserve">. </w:t>
      </w:r>
      <w:ins w:id="295" w:author="Ava" w:date="2020-09-22T18:37:00Z">
        <w:r w:rsidR="00FB1D30" w:rsidRPr="00807165">
          <w:rPr>
            <w:b/>
            <w:rPrChange w:id="296" w:author="Ava" w:date="2020-09-22T18:48:00Z">
              <w:rPr/>
            </w:rPrChange>
          </w:rPr>
          <w:t>Exp. 1: Controls to disconfirm effect of spurious RT facilitation.</w:t>
        </w:r>
        <w:r w:rsidR="00FB1D30">
          <w:t xml:space="preserve"> </w:t>
        </w:r>
      </w:ins>
      <w:ins w:id="297" w:author="Ava" w:date="2020-09-22T18:38:00Z">
        <w:r w:rsidR="00FB1D30">
          <w:t xml:space="preserve">A. </w:t>
        </w:r>
        <w:r w:rsidR="00F37DE7">
          <w:t xml:space="preserve">The mean difference in RT between </w:t>
        </w:r>
        <w:proofErr w:type="gramStart"/>
        <w:r w:rsidR="00F37DE7">
          <w:t>1</w:t>
        </w:r>
        <w:r w:rsidR="00F37DE7" w:rsidRPr="00F37DE7">
          <w:rPr>
            <w:vertAlign w:val="superscript"/>
            <w:rPrChange w:id="298" w:author="Ava" w:date="2020-09-22T18:38:00Z">
              <w:rPr/>
            </w:rPrChange>
          </w:rPr>
          <w:t>st</w:t>
        </w:r>
        <w:proofErr w:type="gramEnd"/>
        <w:r w:rsidR="00F37DE7">
          <w:t xml:space="preserve"> and 2</w:t>
        </w:r>
        <w:r w:rsidR="00F37DE7" w:rsidRPr="00F37DE7">
          <w:rPr>
            <w:vertAlign w:val="superscript"/>
            <w:rPrChange w:id="299" w:author="Ava" w:date="2020-09-22T18:38:00Z">
              <w:rPr/>
            </w:rPrChange>
          </w:rPr>
          <w:t>nd</w:t>
        </w:r>
        <w:r w:rsidR="00F37DE7">
          <w:t xml:space="preserve"> position targets was higher</w:t>
        </w:r>
      </w:ins>
      <w:ins w:id="300" w:author="Ava" w:date="2020-09-22T18:39:00Z">
        <w:r w:rsidR="00F37DE7">
          <w:t xml:space="preserve"> than the mean difference between 2</w:t>
        </w:r>
        <w:r w:rsidR="00F37DE7" w:rsidRPr="00F37DE7">
          <w:rPr>
            <w:vertAlign w:val="superscript"/>
            <w:rPrChange w:id="301" w:author="Ava" w:date="2020-09-22T18:39:00Z">
              <w:rPr/>
            </w:rPrChange>
          </w:rPr>
          <w:t>nd</w:t>
        </w:r>
        <w:r w:rsidR="00F37DE7">
          <w:t xml:space="preserve"> and 3</w:t>
        </w:r>
        <w:r w:rsidR="00F37DE7" w:rsidRPr="00F37DE7">
          <w:rPr>
            <w:vertAlign w:val="superscript"/>
            <w:rPrChange w:id="302" w:author="Ava" w:date="2020-09-22T18:39:00Z">
              <w:rPr/>
            </w:rPrChange>
          </w:rPr>
          <w:t>rd</w:t>
        </w:r>
        <w:r w:rsidR="00F37DE7">
          <w:t xml:space="preserve"> position syllables</w:t>
        </w:r>
      </w:ins>
      <w:ins w:id="303" w:author="Ava" w:date="2020-09-22T18:40:00Z">
        <w:r w:rsidR="00F37DE7">
          <w:t xml:space="preserve"> (the 1</w:t>
        </w:r>
        <w:r w:rsidR="00F37DE7" w:rsidRPr="00F37DE7">
          <w:rPr>
            <w:vertAlign w:val="superscript"/>
            <w:rPrChange w:id="304" w:author="Ava" w:date="2020-09-22T18:40:00Z">
              <w:rPr/>
            </w:rPrChange>
          </w:rPr>
          <w:t>st</w:t>
        </w:r>
        <w:r w:rsidR="00F37DE7">
          <w:t>-3</w:t>
        </w:r>
        <w:r w:rsidR="00F37DE7" w:rsidRPr="00F37DE7">
          <w:rPr>
            <w:vertAlign w:val="superscript"/>
            <w:rPrChange w:id="305" w:author="Ava" w:date="2020-09-22T18:40:00Z">
              <w:rPr/>
            </w:rPrChange>
          </w:rPr>
          <w:t>rd</w:t>
        </w:r>
        <w:r w:rsidR="00F37DE7">
          <w:t xml:space="preserve"> RT difference is greatest)</w:t>
        </w:r>
      </w:ins>
      <w:ins w:id="306" w:author="Ava" w:date="2020-09-22T18:39:00Z">
        <w:r w:rsidR="00F37DE7">
          <w:t xml:space="preserve">. </w:t>
        </w:r>
      </w:ins>
      <w:ins w:id="307" w:author="Ava" w:date="2020-09-22T18:41:00Z">
        <w:r w:rsidR="00F37DE7">
          <w:t xml:space="preserve">Graded RT effect is not linear, and therefore </w:t>
        </w:r>
        <w:proofErr w:type="gramStart"/>
        <w:r w:rsidR="00F37DE7">
          <w:t>cannot be ascribed</w:t>
        </w:r>
        <w:proofErr w:type="gramEnd"/>
        <w:r w:rsidR="00F37DE7">
          <w:t xml:space="preserve"> simply to faster RTs in later stream positions. </w:t>
        </w:r>
      </w:ins>
      <w:ins w:id="308" w:author="Ava" w:date="2020-09-22T18:40:00Z">
        <w:r w:rsidR="00F37DE7">
          <w:t>Black dots are e</w:t>
        </w:r>
      </w:ins>
      <w:ins w:id="309" w:author="Ava" w:date="2020-09-22T18:39:00Z">
        <w:r w:rsidR="00F37DE7">
          <w:t>stimated marginal means from linear model with block and pairings as predictors.</w:t>
        </w:r>
      </w:ins>
      <w:ins w:id="310" w:author="Ava" w:date="2020-09-22T18:40:00Z">
        <w:r w:rsidR="00F37DE7">
          <w:t xml:space="preserve"> Vertical lines represent 95% CIs. </w:t>
        </w:r>
      </w:ins>
      <w:ins w:id="311" w:author="Ava" w:date="2020-09-22T18:42:00Z">
        <w:r w:rsidR="00F37DE7">
          <w:t xml:space="preserve">B. Mean RT differences between pairs of positions did not vary significantly by block, suggesting the general RT effect did not vary much over longer exposures. </w:t>
        </w:r>
      </w:ins>
      <w:ins w:id="312" w:author="Ava" w:date="2020-09-22T18:43:00Z">
        <w:r w:rsidR="00F37DE7">
          <w:t xml:space="preserve">Center dots are estimated marginal means from the linear </w:t>
        </w:r>
        <w:proofErr w:type="gramStart"/>
        <w:r w:rsidR="00F37DE7">
          <w:t>model,</w:t>
        </w:r>
        <w:proofErr w:type="gramEnd"/>
        <w:r w:rsidR="00F37DE7">
          <w:t xml:space="preserve"> vertical lines represent 95% CIs. C. Exp. 1: RT</w:t>
        </w:r>
      </w:ins>
      <w:ins w:id="313" w:author="Ava" w:date="2020-09-22T18:45:00Z">
        <w:r w:rsidR="00F37DE7">
          <w:t>s</w:t>
        </w:r>
      </w:ins>
      <w:ins w:id="314" w:author="Ava" w:date="2020-09-22T18:43:00Z">
        <w:r w:rsidR="00F37DE7">
          <w:t xml:space="preserve"> to targets </w:t>
        </w:r>
      </w:ins>
      <w:ins w:id="315" w:author="Ava" w:date="2020-09-22T18:44:00Z">
        <w:r w:rsidR="00F37DE7">
          <w:t xml:space="preserve">in each stream position (averaged over ordinal positions and blocks) </w:t>
        </w:r>
      </w:ins>
      <w:ins w:id="316" w:author="Ava" w:date="2020-09-22T18:43:00Z">
        <w:r w:rsidR="00F37DE7">
          <w:t xml:space="preserve">did not show a consistent downward trend. </w:t>
        </w:r>
      </w:ins>
      <w:ins w:id="317" w:author="Ava" w:date="2020-09-22T18:44:00Z">
        <w:r w:rsidR="00F37DE7">
          <w:t xml:space="preserve">Dots represent mean </w:t>
        </w:r>
      </w:ins>
      <w:ins w:id="318" w:author="Ava" w:date="2020-09-22T18:45:00Z">
        <w:r w:rsidR="00F37DE7">
          <w:t xml:space="preserve">RTs to targets in each stream position, red line indicates linear prediction, </w:t>
        </w:r>
        <w:proofErr w:type="gramStart"/>
        <w:r w:rsidR="00F37DE7">
          <w:t>grey</w:t>
        </w:r>
        <w:proofErr w:type="gramEnd"/>
        <w:r w:rsidR="00F37DE7">
          <w:t xml:space="preserve"> </w:t>
        </w:r>
      </w:ins>
      <w:ins w:id="319" w:author="Ava" w:date="2020-09-22T18:48:00Z">
        <w:r w:rsidR="005B7C87">
          <w:t>ribbon</w:t>
        </w:r>
      </w:ins>
      <w:ins w:id="320" w:author="Ava" w:date="2020-09-22T18:45:00Z">
        <w:r w:rsidR="00F37DE7">
          <w:t xml:space="preserve"> indicates SEM. D. Exp. 2: RTs to targets in each stream position for each condition (averaged over ordinal positions and trials</w:t>
        </w:r>
      </w:ins>
      <w:ins w:id="321" w:author="Ava" w:date="2020-09-22T18:46:00Z">
        <w:r w:rsidR="00F37DE7">
          <w:t>) showed a quadratically-shaped trend that increased in overall RT until target number 12-14</w:t>
        </w:r>
      </w:ins>
      <w:ins w:id="322" w:author="Ava" w:date="2020-09-22T18:47:00Z">
        <w:r w:rsidR="00F37DE7">
          <w:t xml:space="preserve">, and thereafter began to decrease. This pattern is unlikely to have generated the graded RT effect we observed in our main RT by ordinal position analysis. </w:t>
        </w:r>
      </w:ins>
      <w:ins w:id="323" w:author="Ava" w:date="2020-09-22T18:48:00Z">
        <w:r w:rsidR="00F37DE7">
          <w:t xml:space="preserve">Dots represent mean RTs to targets in each stream position, red line indicates linear prediction, </w:t>
        </w:r>
        <w:proofErr w:type="gramStart"/>
        <w:r w:rsidR="00F37DE7">
          <w:t>grey</w:t>
        </w:r>
        <w:proofErr w:type="gramEnd"/>
        <w:r w:rsidR="00F37DE7">
          <w:t xml:space="preserve"> ribbon indicates SEM.</w:t>
        </w:r>
      </w:ins>
    </w:p>
    <w:p w14:paraId="16A60266" w14:textId="64483432" w:rsidR="000C78F2" w:rsidRPr="00FB1D30" w:rsidDel="00F37DE7" w:rsidRDefault="00A4129E" w:rsidP="00FB1D30">
      <w:pPr>
        <w:pStyle w:val="Caption"/>
        <w:jc w:val="both"/>
        <w:rPr>
          <w:del w:id="324" w:author="Ava" w:date="2020-09-22T18:42:00Z"/>
          <w:rPrChange w:id="325" w:author="Ava" w:date="2020-09-22T18:37:00Z">
            <w:rPr>
              <w:del w:id="326" w:author="Ava" w:date="2020-09-22T18:42:00Z"/>
              <w:rFonts w:ascii="Arial" w:hAnsi="Arial" w:cs="Arial"/>
              <w:b/>
            </w:rPr>
          </w:rPrChange>
        </w:rPr>
        <w:pPrChange w:id="327" w:author="Ava" w:date="2020-09-22T18:37:00Z">
          <w:pPr/>
        </w:pPrChange>
      </w:pPr>
      <w:del w:id="328" w:author="Ava" w:date="2020-09-22T18:42:00Z">
        <w:r w:rsidRPr="00FB1D30" w:rsidDel="00F37DE7">
          <w:rPr>
            <w:rPrChange w:id="329" w:author="Ava" w:date="2020-09-22T18:37:00Z">
              <w:rPr>
                <w:rFonts w:ascii="Arial" w:hAnsi="Arial" w:cs="Arial"/>
                <w:b/>
              </w:rPr>
            </w:rPrChange>
          </w:rPr>
          <w:delText xml:space="preserve">Mean RT difference between positions 1-2 is greater than between 2-3 </w:delText>
        </w:r>
        <w:r w:rsidR="000C78F2" w:rsidRPr="00FB1D30" w:rsidDel="00F37DE7">
          <w:rPr>
            <w:rPrChange w:id="330" w:author="Ava" w:date="2020-09-22T18:37:00Z">
              <w:rPr>
                <w:rFonts w:ascii="Arial" w:hAnsi="Arial" w:cs="Arial"/>
                <w:b/>
              </w:rPr>
            </w:rPrChange>
          </w:rPr>
          <w:delText xml:space="preserve">over all blocks. Graded RT effect is not monotonic and cannot be ascribed to adaptation or generically faster RTs alone. </w:delText>
        </w:r>
      </w:del>
    </w:p>
    <w:p w14:paraId="79B6C7FC" w14:textId="50C33F6F" w:rsidR="006E7815" w:rsidRPr="00FB1D30" w:rsidDel="00F37DE7" w:rsidRDefault="000C78F2" w:rsidP="00FB1D30">
      <w:pPr>
        <w:pStyle w:val="Caption"/>
        <w:jc w:val="both"/>
        <w:rPr>
          <w:del w:id="331" w:author="Ava" w:date="2020-09-22T18:42:00Z"/>
          <w:rPrChange w:id="332" w:author="Ava" w:date="2020-09-22T18:37:00Z">
            <w:rPr>
              <w:del w:id="333" w:author="Ava" w:date="2020-09-22T18:42:00Z"/>
              <w:rFonts w:ascii="Arial" w:hAnsi="Arial" w:cs="Arial"/>
              <w:b/>
            </w:rPr>
          </w:rPrChange>
        </w:rPr>
        <w:pPrChange w:id="334" w:author="Ava" w:date="2020-09-22T18:37:00Z">
          <w:pPr/>
        </w:pPrChange>
      </w:pPr>
      <w:del w:id="335" w:author="Ava" w:date="2020-09-22T18:42:00Z">
        <w:r w:rsidRPr="00FB1D30" w:rsidDel="00F37DE7">
          <w:rPr>
            <w:rPrChange w:id="336" w:author="Ava" w:date="2020-09-22T18:37:00Z">
              <w:rPr>
                <w:rFonts w:ascii="Arial" w:hAnsi="Arial" w:cs="Arial"/>
                <w:b/>
              </w:rPr>
            </w:rPrChange>
          </w:rPr>
          <w:delText xml:space="preserve">Figure S2. Mean RT differences between position pairs did not vary significantly as a function of block. </w:delText>
        </w:r>
      </w:del>
    </w:p>
    <w:p w14:paraId="067CD6BC" w14:textId="77777777" w:rsidR="006E7815" w:rsidRDefault="006E7815">
      <w:pPr>
        <w:rPr>
          <w:rFonts w:ascii="Arial" w:hAnsi="Arial" w:cs="Arial"/>
          <w:b/>
        </w:rPr>
      </w:pPr>
      <w:r>
        <w:rPr>
          <w:rFonts w:ascii="Arial" w:hAnsi="Arial" w:cs="Arial"/>
          <w:b/>
        </w:rPr>
        <w:br w:type="page"/>
      </w:r>
    </w:p>
    <w:p w14:paraId="0B97AABF" w14:textId="77777777" w:rsidR="000C78F2" w:rsidRDefault="000C78F2" w:rsidP="00740130">
      <w:pPr>
        <w:rPr>
          <w:rFonts w:ascii="Arial" w:hAnsi="Arial" w:cs="Arial"/>
          <w:b/>
        </w:rPr>
      </w:pPr>
    </w:p>
    <w:p w14:paraId="742312F1" w14:textId="0D52537B" w:rsidR="002D36FC" w:rsidRDefault="00AD2D7E" w:rsidP="00CB008A">
      <w:pPr>
        <w:jc w:val="center"/>
        <w:rPr>
          <w:rFonts w:ascii="Arial" w:hAnsi="Arial" w:cs="Arial"/>
          <w:b/>
        </w:rPr>
      </w:pPr>
      <w:del w:id="337" w:author="Ava" w:date="2020-09-21T13:56:00Z">
        <w:r w:rsidDel="00C7069A">
          <w:rPr>
            <w:rFonts w:ascii="Arial" w:hAnsi="Arial" w:cs="Arial"/>
            <w:b/>
            <w:noProof/>
          </w:rPr>
          <w:drawing>
            <wp:inline distT="0" distB="0" distL="0" distR="0" wp14:anchorId="62879D0E" wp14:editId="55D71008">
              <wp:extent cx="5943600" cy="4245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3_fig5b_wr_wo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ins w:id="338" w:author="Ava" w:date="2020-09-21T13:57:00Z">
        <w:r w:rsidR="00C7069A">
          <w:rPr>
            <w:rFonts w:ascii="Arial" w:hAnsi="Arial" w:cs="Arial"/>
            <w:b/>
            <w:noProof/>
          </w:rPr>
          <w:drawing>
            <wp:inline distT="0" distB="0" distL="0" distR="0" wp14:anchorId="2A595958" wp14:editId="72D86623">
              <wp:extent cx="4580667" cy="327204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3_fig5b_wr_w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1163" cy="3279542"/>
                      </a:xfrm>
                      <a:prstGeom prst="rect">
                        <a:avLst/>
                      </a:prstGeom>
                    </pic:spPr>
                  </pic:pic>
                </a:graphicData>
              </a:graphic>
            </wp:inline>
          </w:drawing>
        </w:r>
      </w:ins>
    </w:p>
    <w:p w14:paraId="009AA642" w14:textId="645AD020" w:rsidR="002D36FC" w:rsidRPr="0096015A" w:rsidRDefault="002D36FC" w:rsidP="0096015A">
      <w:pPr>
        <w:pStyle w:val="Caption"/>
        <w:jc w:val="both"/>
        <w:rPr>
          <w:rPrChange w:id="339" w:author="Ava" w:date="2020-09-22T18:49:00Z">
            <w:rPr>
              <w:rFonts w:ascii="Arial" w:hAnsi="Arial" w:cs="Arial"/>
              <w:b/>
            </w:rPr>
          </w:rPrChange>
        </w:rPr>
        <w:pPrChange w:id="340" w:author="Ava" w:date="2020-09-22T18:49:00Z">
          <w:pPr/>
        </w:pPrChange>
      </w:pPr>
      <w:r w:rsidRPr="0096015A">
        <w:rPr>
          <w:b/>
          <w:rPrChange w:id="341" w:author="Ava" w:date="2020-09-22T18:49:00Z">
            <w:rPr>
              <w:rFonts w:ascii="Arial" w:hAnsi="Arial" w:cs="Arial"/>
              <w:b/>
            </w:rPr>
          </w:rPrChange>
        </w:rPr>
        <w:t xml:space="preserve">Figure S3. </w:t>
      </w:r>
      <w:ins w:id="342" w:author="Ava" w:date="2020-09-22T18:53:00Z">
        <w:r w:rsidR="000B052D">
          <w:rPr>
            <w:b/>
          </w:rPr>
          <w:t>Exp. 1:</w:t>
        </w:r>
      </w:ins>
      <w:ins w:id="343" w:author="Ava" w:date="2020-09-22T18:54:00Z">
        <w:r w:rsidR="000B052D">
          <w:rPr>
            <w:b/>
          </w:rPr>
          <w:t xml:space="preserve"> </w:t>
        </w:r>
      </w:ins>
      <w:r w:rsidRPr="0096015A">
        <w:rPr>
          <w:b/>
          <w:rPrChange w:id="344" w:author="Ava" w:date="2020-09-22T18:49:00Z">
            <w:rPr>
              <w:rFonts w:ascii="Arial" w:hAnsi="Arial" w:cs="Arial"/>
              <w:b/>
            </w:rPr>
          </w:rPrChange>
        </w:rPr>
        <w:t xml:space="preserve">Preference for pseudowords over part-word foils was </w:t>
      </w:r>
      <w:del w:id="345" w:author="Ava" w:date="2020-09-22T18:49:00Z">
        <w:r w:rsidRPr="0096015A" w:rsidDel="0096015A">
          <w:rPr>
            <w:b/>
            <w:rPrChange w:id="346" w:author="Ava" w:date="2020-09-22T18:49:00Z">
              <w:rPr>
                <w:rFonts w:ascii="Arial" w:hAnsi="Arial" w:cs="Arial"/>
                <w:b/>
              </w:rPr>
            </w:rPrChange>
          </w:rPr>
          <w:delText xml:space="preserve">present </w:delText>
        </w:r>
      </w:del>
      <w:ins w:id="347" w:author="Ava" w:date="2020-09-22T18:49:00Z">
        <w:r w:rsidR="0096015A" w:rsidRPr="0096015A">
          <w:rPr>
            <w:b/>
            <w:rPrChange w:id="348" w:author="Ava" w:date="2020-09-22T18:49:00Z">
              <w:rPr/>
            </w:rPrChange>
          </w:rPr>
          <w:t>above chance</w:t>
        </w:r>
        <w:r w:rsidR="0096015A" w:rsidRPr="0096015A">
          <w:rPr>
            <w:b/>
            <w:rPrChange w:id="349" w:author="Ava" w:date="2020-09-22T18:49:00Z">
              <w:rPr>
                <w:rFonts w:ascii="Arial" w:hAnsi="Arial" w:cs="Arial"/>
                <w:b/>
              </w:rPr>
            </w:rPrChange>
          </w:rPr>
          <w:t xml:space="preserve"> </w:t>
        </w:r>
      </w:ins>
      <w:r w:rsidRPr="0096015A">
        <w:rPr>
          <w:b/>
          <w:rPrChange w:id="350" w:author="Ava" w:date="2020-09-22T18:49:00Z">
            <w:rPr>
              <w:rFonts w:ascii="Arial" w:hAnsi="Arial" w:cs="Arial"/>
              <w:b/>
            </w:rPr>
          </w:rPrChange>
        </w:rPr>
        <w:t xml:space="preserve">for </w:t>
      </w:r>
      <w:del w:id="351" w:author="Ava" w:date="2020-09-22T18:49:00Z">
        <w:r w:rsidRPr="0096015A" w:rsidDel="0096015A">
          <w:rPr>
            <w:b/>
            <w:rPrChange w:id="352" w:author="Ava" w:date="2020-09-22T18:49:00Z">
              <w:rPr>
                <w:rFonts w:ascii="Arial" w:hAnsi="Arial" w:cs="Arial"/>
                <w:b/>
              </w:rPr>
            </w:rPrChange>
          </w:rPr>
          <w:delText>all but one wor</w:delText>
        </w:r>
      </w:del>
      <w:proofErr w:type="gramStart"/>
      <w:ins w:id="353" w:author="Ava" w:date="2020-09-22T18:49:00Z">
        <w:r w:rsidR="0096015A" w:rsidRPr="0096015A">
          <w:rPr>
            <w:b/>
            <w:rPrChange w:id="354" w:author="Ava" w:date="2020-09-22T18:49:00Z">
              <w:rPr/>
            </w:rPrChange>
          </w:rPr>
          <w:t>3</w:t>
        </w:r>
        <w:proofErr w:type="gramEnd"/>
        <w:r w:rsidR="0096015A" w:rsidRPr="0096015A">
          <w:rPr>
            <w:b/>
            <w:rPrChange w:id="355" w:author="Ava" w:date="2020-09-22T18:49:00Z">
              <w:rPr/>
            </w:rPrChange>
          </w:rPr>
          <w:t xml:space="preserve"> of 4 pseudowords</w:t>
        </w:r>
      </w:ins>
      <w:del w:id="356" w:author="Ava" w:date="2020-09-22T18:49:00Z">
        <w:r w:rsidRPr="0096015A" w:rsidDel="0096015A">
          <w:rPr>
            <w:b/>
            <w:rPrChange w:id="357" w:author="Ava" w:date="2020-09-22T18:49:00Z">
              <w:rPr>
                <w:rFonts w:ascii="Arial" w:hAnsi="Arial" w:cs="Arial"/>
                <w:b/>
              </w:rPr>
            </w:rPrChange>
          </w:rPr>
          <w:delText>d</w:delText>
        </w:r>
      </w:del>
      <w:r w:rsidRPr="0096015A">
        <w:rPr>
          <w:b/>
          <w:rPrChange w:id="358" w:author="Ava" w:date="2020-09-22T18:49:00Z">
            <w:rPr>
              <w:rFonts w:ascii="Arial" w:hAnsi="Arial" w:cs="Arial"/>
              <w:b/>
            </w:rPr>
          </w:rPrChange>
        </w:rPr>
        <w:t>.</w:t>
      </w:r>
      <w:r w:rsidRPr="0096015A">
        <w:rPr>
          <w:rPrChange w:id="359" w:author="Ava" w:date="2020-09-22T18:49:00Z">
            <w:rPr>
              <w:rFonts w:ascii="Arial" w:hAnsi="Arial" w:cs="Arial"/>
              <w:b/>
            </w:rPr>
          </w:rPrChange>
        </w:rPr>
        <w:t xml:space="preserve"> </w:t>
      </w:r>
      <w:ins w:id="360" w:author="Ava" w:date="2020-09-22T18:49:00Z">
        <w:r w:rsidR="0096015A">
          <w:t>Number correct trials (out of 4 for each pseudoword)</w:t>
        </w:r>
      </w:ins>
      <w:ins w:id="361" w:author="Ava" w:date="2020-09-22T18:50:00Z">
        <w:r w:rsidR="0096015A">
          <w:t xml:space="preserve"> was above chance (2) for three of the four pseudowords. Jittered dots represent number correct trials for each individual. Adjacent black dot and error bars represent group mean and </w:t>
        </w:r>
      </w:ins>
      <w:ins w:id="362" w:author="Ava" w:date="2020-09-22T18:51:00Z">
        <w:r w:rsidR="0096015A">
          <w:t xml:space="preserve">SEM. </w:t>
        </w:r>
      </w:ins>
      <w:del w:id="363" w:author="Ava" w:date="2020-09-22T18:51:00Z">
        <w:r w:rsidRPr="0096015A" w:rsidDel="0096015A">
          <w:rPr>
            <w:rPrChange w:id="364" w:author="Ava" w:date="2020-09-22T18:49:00Z">
              <w:rPr>
                <w:rFonts w:ascii="Arial" w:hAnsi="Arial" w:cs="Arial"/>
                <w:b/>
              </w:rPr>
            </w:rPrChange>
          </w:rPr>
          <w:delText>Our overall</w:delText>
        </w:r>
      </w:del>
      <w:ins w:id="365" w:author="Ava" w:date="2020-09-22T18:51:00Z">
        <w:r w:rsidR="0096015A">
          <w:t>Overall</w:t>
        </w:r>
      </w:ins>
      <w:r w:rsidRPr="0096015A">
        <w:rPr>
          <w:rPrChange w:id="366" w:author="Ava" w:date="2020-09-22T18:49:00Z">
            <w:rPr>
              <w:rFonts w:ascii="Arial" w:hAnsi="Arial" w:cs="Arial"/>
              <w:b/>
            </w:rPr>
          </w:rPrChange>
        </w:rPr>
        <w:t xml:space="preserve"> word recognition performance </w:t>
      </w:r>
      <w:proofErr w:type="gramStart"/>
      <w:r w:rsidRPr="0096015A">
        <w:rPr>
          <w:rPrChange w:id="367" w:author="Ava" w:date="2020-09-22T18:49:00Z">
            <w:rPr>
              <w:rFonts w:ascii="Arial" w:hAnsi="Arial" w:cs="Arial"/>
              <w:b/>
            </w:rPr>
          </w:rPrChange>
        </w:rPr>
        <w:t>was therefore not driven</w:t>
      </w:r>
      <w:proofErr w:type="gramEnd"/>
      <w:r w:rsidRPr="0096015A">
        <w:rPr>
          <w:rPrChange w:id="368" w:author="Ava" w:date="2020-09-22T18:49:00Z">
            <w:rPr>
              <w:rFonts w:ascii="Arial" w:hAnsi="Arial" w:cs="Arial"/>
              <w:b/>
            </w:rPr>
          </w:rPrChange>
        </w:rPr>
        <w:t xml:space="preserve"> by successful discrimination of </w:t>
      </w:r>
      <w:ins w:id="369" w:author="Ava" w:date="2020-09-22T18:51:00Z">
        <w:r w:rsidR="0096015A">
          <w:t>merely</w:t>
        </w:r>
      </w:ins>
      <w:del w:id="370" w:author="Ava" w:date="2020-09-22T18:51:00Z">
        <w:r w:rsidRPr="0096015A" w:rsidDel="0096015A">
          <w:rPr>
            <w:rPrChange w:id="371" w:author="Ava" w:date="2020-09-22T18:49:00Z">
              <w:rPr>
                <w:rFonts w:ascii="Arial" w:hAnsi="Arial" w:cs="Arial"/>
                <w:b/>
              </w:rPr>
            </w:rPrChange>
          </w:rPr>
          <w:delText>one</w:delText>
        </w:r>
      </w:del>
      <w:r w:rsidRPr="0096015A">
        <w:rPr>
          <w:rPrChange w:id="372" w:author="Ava" w:date="2020-09-22T18:49:00Z">
            <w:rPr>
              <w:rFonts w:ascii="Arial" w:hAnsi="Arial" w:cs="Arial"/>
              <w:b/>
            </w:rPr>
          </w:rPrChange>
        </w:rPr>
        <w:t xml:space="preserve"> word. </w:t>
      </w:r>
    </w:p>
    <w:p w14:paraId="653848E8" w14:textId="77777777" w:rsidR="00C3289D" w:rsidRDefault="00C3289D">
      <w:pPr>
        <w:rPr>
          <w:rFonts w:ascii="Arial" w:hAnsi="Arial" w:cs="Arial"/>
          <w:b/>
        </w:rPr>
      </w:pPr>
      <w:r>
        <w:rPr>
          <w:rFonts w:ascii="Arial" w:hAnsi="Arial" w:cs="Arial"/>
          <w:b/>
        </w:rPr>
        <w:br w:type="page"/>
      </w:r>
    </w:p>
    <w:p w14:paraId="0081B951" w14:textId="568C4630" w:rsidR="00CA76F1" w:rsidRDefault="00C7069A">
      <w:pPr>
        <w:jc w:val="center"/>
        <w:rPr>
          <w:rFonts w:ascii="Arial" w:hAnsi="Arial" w:cs="Arial"/>
          <w:b/>
        </w:rPr>
        <w:pPrChange w:id="373" w:author="Ava" w:date="2020-09-21T14:06:00Z">
          <w:pPr/>
        </w:pPrChange>
      </w:pPr>
      <w:ins w:id="374" w:author="Ava" w:date="2020-09-21T14:06:00Z">
        <w:r>
          <w:rPr>
            <w:rFonts w:ascii="Arial" w:hAnsi="Arial" w:cs="Arial"/>
            <w:noProof/>
          </w:rPr>
          <w:lastRenderedPageBreak/>
          <w:drawing>
            <wp:inline distT="0" distB="0" distL="0" distR="0" wp14:anchorId="5E6D736E" wp14:editId="5DC87F28">
              <wp:extent cx="6466266" cy="262243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S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1309" cy="2624475"/>
                      </a:xfrm>
                      <a:prstGeom prst="rect">
                        <a:avLst/>
                      </a:prstGeom>
                    </pic:spPr>
                  </pic:pic>
                </a:graphicData>
              </a:graphic>
            </wp:inline>
          </w:drawing>
        </w:r>
      </w:ins>
      <w:del w:id="375" w:author="Ava" w:date="2020-09-21T14:05:00Z">
        <w:r w:rsidR="00A11B18" w:rsidDel="00C7069A">
          <w:rPr>
            <w:rFonts w:ascii="Arial" w:hAnsi="Arial" w:cs="Arial"/>
            <w:noProof/>
          </w:rPr>
          <w:drawing>
            <wp:anchor distT="0" distB="0" distL="114300" distR="114300" simplePos="0" relativeHeight="251663360" behindDoc="0" locked="0" layoutInCell="1" allowOverlap="1" wp14:anchorId="1CCE7D91" wp14:editId="3FAF5234">
              <wp:simplePos x="0" y="0"/>
              <wp:positionH relativeFrom="column">
                <wp:posOffset>-913766</wp:posOffset>
              </wp:positionH>
              <wp:positionV relativeFrom="paragraph">
                <wp:posOffset>161924</wp:posOffset>
              </wp:positionV>
              <wp:extent cx="7783093" cy="305752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S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785009" cy="3058278"/>
                      </a:xfrm>
                      <a:prstGeom prst="rect">
                        <a:avLst/>
                      </a:prstGeom>
                    </pic:spPr>
                  </pic:pic>
                </a:graphicData>
              </a:graphic>
              <wp14:sizeRelH relativeFrom="page">
                <wp14:pctWidth>0</wp14:pctWidth>
              </wp14:sizeRelH>
              <wp14:sizeRelV relativeFrom="page">
                <wp14:pctHeight>0</wp14:pctHeight>
              </wp14:sizeRelV>
            </wp:anchor>
          </w:drawing>
        </w:r>
      </w:del>
      <w:commentRangeStart w:id="376"/>
      <w:r w:rsidR="00237D94">
        <w:rPr>
          <w:rStyle w:val="CommentReference"/>
        </w:rPr>
        <w:commentReference w:id="377"/>
      </w:r>
      <w:commentRangeEnd w:id="376"/>
      <w:r w:rsidR="00A65707">
        <w:rPr>
          <w:rStyle w:val="CommentReference"/>
        </w:rPr>
        <w:commentReference w:id="376"/>
      </w:r>
    </w:p>
    <w:p w14:paraId="664798B4" w14:textId="5F3BE14E" w:rsidR="00CA76F1" w:rsidRPr="000B052D" w:rsidDel="000B052D" w:rsidRDefault="00CA76F1" w:rsidP="000B052D">
      <w:pPr>
        <w:pStyle w:val="Caption"/>
        <w:jc w:val="both"/>
        <w:rPr>
          <w:del w:id="378" w:author="Ava" w:date="2020-09-22T18:57:00Z"/>
          <w:rPrChange w:id="379" w:author="Ava" w:date="2020-09-22T18:51:00Z">
            <w:rPr>
              <w:del w:id="380" w:author="Ava" w:date="2020-09-22T18:57:00Z"/>
              <w:rFonts w:ascii="Arial" w:hAnsi="Arial" w:cs="Arial"/>
              <w:b/>
            </w:rPr>
          </w:rPrChange>
        </w:rPr>
        <w:pPrChange w:id="381" w:author="Ava" w:date="2020-09-22T18:51:00Z">
          <w:pPr/>
        </w:pPrChange>
      </w:pPr>
      <w:r w:rsidRPr="000B052D">
        <w:rPr>
          <w:b/>
          <w:rPrChange w:id="382" w:author="Ava" w:date="2020-09-22T18:52:00Z">
            <w:rPr>
              <w:rFonts w:ascii="Arial" w:hAnsi="Arial" w:cs="Arial"/>
              <w:b/>
            </w:rPr>
          </w:rPrChange>
        </w:rPr>
        <w:t xml:space="preserve">Figure S4. </w:t>
      </w:r>
      <w:ins w:id="383" w:author="Ava" w:date="2020-09-22T18:54:00Z">
        <w:r w:rsidR="000B052D">
          <w:rPr>
            <w:b/>
          </w:rPr>
          <w:t xml:space="preserve">Exp. 1: </w:t>
        </w:r>
      </w:ins>
      <w:r w:rsidRPr="000B052D">
        <w:rPr>
          <w:b/>
          <w:rPrChange w:id="384" w:author="Ava" w:date="2020-09-22T18:52:00Z">
            <w:rPr>
              <w:rFonts w:ascii="Arial" w:hAnsi="Arial" w:cs="Arial"/>
              <w:b/>
            </w:rPr>
          </w:rPrChange>
        </w:rPr>
        <w:t xml:space="preserve">Correlation between online and offline SL measures </w:t>
      </w:r>
      <w:ins w:id="385" w:author="Ava" w:date="2020-09-22T18:52:00Z">
        <w:r w:rsidR="000B052D" w:rsidRPr="000B052D">
          <w:rPr>
            <w:b/>
            <w:rPrChange w:id="386" w:author="Ava" w:date="2020-09-22T18:52:00Z">
              <w:rPr/>
            </w:rPrChange>
          </w:rPr>
          <w:t xml:space="preserve">following two </w:t>
        </w:r>
      </w:ins>
      <w:ins w:id="387" w:author="Ava" w:date="2020-09-22T18:57:00Z">
        <w:r w:rsidR="000B052D">
          <w:rPr>
            <w:b/>
          </w:rPr>
          <w:t xml:space="preserve">exploratory </w:t>
        </w:r>
      </w:ins>
      <w:ins w:id="388" w:author="Ava" w:date="2020-09-22T18:52:00Z">
        <w:r w:rsidR="000B052D" w:rsidRPr="000B052D">
          <w:rPr>
            <w:b/>
            <w:rPrChange w:id="389" w:author="Ava" w:date="2020-09-22T18:52:00Z">
              <w:rPr/>
            </w:rPrChange>
          </w:rPr>
          <w:t>methods reveals no significant relationship.</w:t>
        </w:r>
        <w:r w:rsidR="000B052D">
          <w:t xml:space="preserve"> </w:t>
        </w:r>
      </w:ins>
      <w:ins w:id="390" w:author="Ava" w:date="2020-09-22T18:54:00Z">
        <w:r w:rsidR="000B052D">
          <w:t xml:space="preserve">A. </w:t>
        </w:r>
      </w:ins>
      <w:ins w:id="391" w:author="Ava" w:date="2020-09-22T18:55:00Z">
        <w:r w:rsidR="000B052D">
          <w:t>Word recognition (</w:t>
        </w:r>
        <w:proofErr w:type="gramStart"/>
        <w:r w:rsidR="000B052D">
          <w:t>%</w:t>
        </w:r>
        <w:proofErr w:type="gramEnd"/>
        <w:r w:rsidR="000B052D">
          <w:t xml:space="preserve"> correct) was correlated for each individual with an RT score, as per Batterink &amp; </w:t>
        </w:r>
        <w:proofErr w:type="spellStart"/>
        <w:r w:rsidR="000B052D">
          <w:t>Paller</w:t>
        </w:r>
        <w:proofErr w:type="spellEnd"/>
        <w:r w:rsidR="000B052D">
          <w:t xml:space="preserve"> 2017, calculated by simple subtraction of median 1</w:t>
        </w:r>
        <w:r w:rsidR="000B052D" w:rsidRPr="000B052D">
          <w:rPr>
            <w:vertAlign w:val="superscript"/>
            <w:rPrChange w:id="392" w:author="Ava" w:date="2020-09-22T18:55:00Z">
              <w:rPr/>
            </w:rPrChange>
          </w:rPr>
          <w:t>st</w:t>
        </w:r>
        <w:r w:rsidR="000B052D">
          <w:t>-median 3</w:t>
        </w:r>
        <w:r w:rsidR="000B052D" w:rsidRPr="000B052D">
          <w:rPr>
            <w:vertAlign w:val="superscript"/>
            <w:rPrChange w:id="393" w:author="Ava" w:date="2020-09-22T18:56:00Z">
              <w:rPr/>
            </w:rPrChange>
          </w:rPr>
          <w:t>rd</w:t>
        </w:r>
        <w:r w:rsidR="000B052D">
          <w:t xml:space="preserve"> </w:t>
        </w:r>
      </w:ins>
      <w:ins w:id="394" w:author="Ava" w:date="2020-09-22T18:56:00Z">
        <w:r w:rsidR="000B052D">
          <w:t>position RT (Pearson’s product-moment correlation). We found a weak correlation (</w:t>
        </w:r>
        <m:oMath>
          <m:r>
            <w:rPr>
              <w:rFonts w:ascii="Cambria Math" w:hAnsi="Cambria Math"/>
            </w:rPr>
            <m:t>ρ=0.23, p=0.1</m:t>
          </m:r>
        </m:oMath>
        <w:r w:rsidR="000B052D">
          <w:t xml:space="preserve">). </w:t>
        </w:r>
      </w:ins>
      <w:del w:id="395" w:author="Ava" w:date="2020-09-22T18:57:00Z">
        <w:r w:rsidRPr="000B052D" w:rsidDel="000B052D">
          <w:rPr>
            <w:rPrChange w:id="396" w:author="Ava" w:date="2020-09-22T18:51:00Z">
              <w:rPr>
                <w:rFonts w:ascii="Arial" w:hAnsi="Arial" w:cs="Arial"/>
                <w:b/>
              </w:rPr>
            </w:rPrChange>
          </w:rPr>
          <w:delText>as per Batterink &amp; Paller 2017</w:delText>
        </w:r>
      </w:del>
    </w:p>
    <w:p w14:paraId="090A719B" w14:textId="0E9D99F0" w:rsidR="00726B0E" w:rsidRPr="000B052D" w:rsidDel="000B052D" w:rsidRDefault="000B052D" w:rsidP="000B052D">
      <w:pPr>
        <w:pStyle w:val="Caption"/>
        <w:jc w:val="both"/>
        <w:rPr>
          <w:del w:id="397" w:author="Ava" w:date="2020-09-22T18:52:00Z"/>
          <w:noProof/>
          <w:rPrChange w:id="398" w:author="Ava" w:date="2020-09-22T18:51:00Z">
            <w:rPr>
              <w:del w:id="399" w:author="Ava" w:date="2020-09-22T18:52:00Z"/>
              <w:rFonts w:ascii="Arial" w:hAnsi="Arial" w:cs="Arial"/>
              <w:b/>
            </w:rPr>
          </w:rPrChange>
        </w:rPr>
        <w:pPrChange w:id="400" w:author="Ava" w:date="2020-09-22T18:51:00Z">
          <w:pPr/>
        </w:pPrChange>
      </w:pPr>
      <w:ins w:id="401" w:author="Ava" w:date="2020-09-22T18:52:00Z">
        <w:r>
          <w:rPr>
            <w:noProof/>
          </w:rPr>
          <w:t xml:space="preserve">B. </w:t>
        </w:r>
      </w:ins>
      <w:ins w:id="402" w:author="Ava" w:date="2020-09-22T18:57:00Z">
        <w:r>
          <w:rPr>
            <w:noProof/>
          </w:rPr>
          <w:t xml:space="preserve">Word recognition was correlated with </w:t>
        </w:r>
      </w:ins>
      <w:ins w:id="403" w:author="Ava" w:date="2020-09-22T18:58:00Z">
        <w:r>
          <w:rPr>
            <w:noProof/>
          </w:rPr>
          <w:t xml:space="preserve">three measures of online SL for each participant: </w:t>
        </w:r>
        <w:r w:rsidR="002E4441">
          <w:rPr>
            <w:noProof/>
          </w:rPr>
          <w:t xml:space="preserve">we computed the difference in </w:t>
        </w:r>
        <w:r>
          <w:rPr>
            <w:noProof/>
          </w:rPr>
          <w:t>s</w:t>
        </w:r>
      </w:ins>
      <w:ins w:id="404" w:author="Ava" w:date="2020-09-22T18:57:00Z">
        <w:r w:rsidR="002E4441">
          <w:rPr>
            <w:noProof/>
          </w:rPr>
          <w:t>caled median</w:t>
        </w:r>
        <w:r>
          <w:rPr>
            <w:noProof/>
          </w:rPr>
          <w:t xml:space="preserve"> </w:t>
        </w:r>
      </w:ins>
      <w:ins w:id="405" w:author="Ava" w:date="2020-09-22T18:58:00Z">
        <w:r>
          <w:rPr>
            <w:noProof/>
          </w:rPr>
          <w:t>RT</w:t>
        </w:r>
      </w:ins>
      <w:ins w:id="406" w:author="Ava" w:date="2020-09-22T18:59:00Z">
        <w:r w:rsidR="002E4441">
          <w:rPr>
            <w:noProof/>
          </w:rPr>
          <w:t>s</w:t>
        </w:r>
      </w:ins>
      <w:ins w:id="407" w:author="Ava" w:date="2020-09-22T18:58:00Z">
        <w:r w:rsidR="002E4441">
          <w:rPr>
            <w:noProof/>
          </w:rPr>
          <w:t xml:space="preserve"> between </w:t>
        </w:r>
        <w:r>
          <w:rPr>
            <w:noProof/>
          </w:rPr>
          <w:t>ordinal  position</w:t>
        </w:r>
      </w:ins>
      <w:ins w:id="408" w:author="Ava" w:date="2020-09-22T18:59:00Z">
        <w:r w:rsidR="002E4441">
          <w:rPr>
            <w:noProof/>
          </w:rPr>
          <w:t xml:space="preserve"> separately. </w:t>
        </w:r>
      </w:ins>
      <w:ins w:id="409" w:author="Ava" w:date="2020-09-22T19:00:00Z">
        <w:r w:rsidR="002E4441">
          <w:rPr>
            <w:noProof/>
          </w:rPr>
          <w:t xml:space="preserve">Scaling median RT values allowed all participants’ scores to be more comparable. Calculating median differences for each pair allowed us </w:t>
        </w:r>
      </w:ins>
      <w:ins w:id="410" w:author="Ava" w:date="2020-09-22T18:59:00Z">
        <w:r w:rsidR="002E4441">
          <w:rPr>
            <w:noProof/>
          </w:rPr>
          <w:t>to account for the possibility</w:t>
        </w:r>
      </w:ins>
      <w:ins w:id="411" w:author="Ava" w:date="2020-09-22T19:00:00Z">
        <w:r w:rsidR="002E4441">
          <w:rPr>
            <w:noProof/>
          </w:rPr>
          <w:t xml:space="preserve"> that e.g. the difference between 1</w:t>
        </w:r>
        <w:r w:rsidR="002E4441" w:rsidRPr="002E4441">
          <w:rPr>
            <w:noProof/>
            <w:vertAlign w:val="superscript"/>
            <w:rPrChange w:id="412" w:author="Ava" w:date="2020-09-22T19:01:00Z">
              <w:rPr>
                <w:noProof/>
              </w:rPr>
            </w:rPrChange>
          </w:rPr>
          <w:t>st</w:t>
        </w:r>
        <w:r w:rsidR="002E4441">
          <w:rPr>
            <w:noProof/>
          </w:rPr>
          <w:t xml:space="preserve"> </w:t>
        </w:r>
      </w:ins>
      <w:ins w:id="413" w:author="Ava" w:date="2020-09-22T19:01:00Z">
        <w:r w:rsidR="002E4441">
          <w:rPr>
            <w:noProof/>
          </w:rPr>
          <w:t>and 2</w:t>
        </w:r>
        <w:r w:rsidR="002E4441" w:rsidRPr="002E4441">
          <w:rPr>
            <w:noProof/>
            <w:vertAlign w:val="superscript"/>
            <w:rPrChange w:id="414" w:author="Ava" w:date="2020-09-22T19:01:00Z">
              <w:rPr>
                <w:noProof/>
              </w:rPr>
            </w:rPrChange>
          </w:rPr>
          <w:t>nd</w:t>
        </w:r>
        <w:r w:rsidR="002E4441">
          <w:rPr>
            <w:noProof/>
          </w:rPr>
          <w:t xml:space="preserve"> positions better predicted word recognition performance than the difference between 2</w:t>
        </w:r>
        <w:r w:rsidR="002E4441" w:rsidRPr="002E4441">
          <w:rPr>
            <w:noProof/>
            <w:vertAlign w:val="superscript"/>
            <w:rPrChange w:id="415" w:author="Ava" w:date="2020-09-22T19:01:00Z">
              <w:rPr>
                <w:noProof/>
              </w:rPr>
            </w:rPrChange>
          </w:rPr>
          <w:t>nd</w:t>
        </w:r>
        <w:r w:rsidR="002E4441">
          <w:rPr>
            <w:noProof/>
          </w:rPr>
          <w:t xml:space="preserve"> and 3</w:t>
        </w:r>
        <w:r w:rsidR="002E4441" w:rsidRPr="002E4441">
          <w:rPr>
            <w:noProof/>
            <w:vertAlign w:val="superscript"/>
            <w:rPrChange w:id="416" w:author="Ava" w:date="2020-09-22T19:01:00Z">
              <w:rPr>
                <w:noProof/>
              </w:rPr>
            </w:rPrChange>
          </w:rPr>
          <w:t>rd</w:t>
        </w:r>
        <w:r w:rsidR="002E4441">
          <w:rPr>
            <w:noProof/>
          </w:rPr>
          <w:t xml:space="preserve"> position RTs.</w:t>
        </w:r>
      </w:ins>
      <w:ins w:id="417" w:author="Ava" w:date="2020-09-22T19:03:00Z">
        <w:r w:rsidR="002E4441">
          <w:rPr>
            <w:noProof/>
          </w:rPr>
          <w:t xml:space="preserve"> Median RT differences between all three pairs had only a weak relationship with word recognition performance. </w:t>
        </w:r>
      </w:ins>
      <w:ins w:id="418" w:author="Ava" w:date="2020-09-22T19:04:00Z">
        <w:r w:rsidR="002E4441">
          <w:rPr>
            <w:noProof/>
          </w:rPr>
          <w:t>The strongest relationship existed between word recognition accuracy and 1</w:t>
        </w:r>
        <w:r w:rsidR="002E4441" w:rsidRPr="002E4441">
          <w:rPr>
            <w:noProof/>
            <w:vertAlign w:val="superscript"/>
            <w:rPrChange w:id="419" w:author="Ava" w:date="2020-09-22T19:04:00Z">
              <w:rPr>
                <w:noProof/>
              </w:rPr>
            </w:rPrChange>
          </w:rPr>
          <w:t>st</w:t>
        </w:r>
        <w:r w:rsidR="002E4441">
          <w:rPr>
            <w:noProof/>
          </w:rPr>
          <w:t>-3</w:t>
        </w:r>
        <w:r w:rsidR="002E4441" w:rsidRPr="002E4441">
          <w:rPr>
            <w:noProof/>
            <w:vertAlign w:val="superscript"/>
            <w:rPrChange w:id="420" w:author="Ava" w:date="2020-09-22T19:04:00Z">
              <w:rPr>
                <w:noProof/>
              </w:rPr>
            </w:rPrChange>
          </w:rPr>
          <w:t>rd</w:t>
        </w:r>
        <w:r w:rsidR="002E4441">
          <w:rPr>
            <w:noProof/>
          </w:rPr>
          <w:t xml:space="preserve"> median RT (</w:t>
        </w:r>
        <m:oMath>
          <m:r>
            <w:rPr>
              <w:rFonts w:ascii="Cambria Math" w:hAnsi="Cambria Math"/>
              <w:noProof/>
            </w:rPr>
            <m:t>ρ=0.23, p=0.1</m:t>
          </m:r>
        </m:oMath>
        <w:r w:rsidR="002E4441">
          <w:rPr>
            <w:noProof/>
          </w:rPr>
          <w:t>)</w:t>
        </w:r>
      </w:ins>
      <w:ins w:id="421" w:author="Ava" w:date="2020-09-22T19:05:00Z">
        <w:r w:rsidR="002E4441">
          <w:rPr>
            <w:noProof/>
          </w:rPr>
          <w:t>, which revealed the exact same relationship as Batterink &amp; Paller’s method</w:t>
        </w:r>
      </w:ins>
      <w:ins w:id="422" w:author="Ava" w:date="2020-09-22T19:04:00Z">
        <w:r w:rsidR="002E4441">
          <w:rPr>
            <w:noProof/>
          </w:rPr>
          <w:t xml:space="preserve">. </w:t>
        </w:r>
      </w:ins>
      <w:ins w:id="423" w:author="Ava" w:date="2020-09-22T18:52:00Z">
        <w:r>
          <w:rPr>
            <w:noProof/>
          </w:rPr>
          <w:t xml:space="preserve">Dashed grey line </w:t>
        </w:r>
      </w:ins>
      <w:ins w:id="424" w:author="Ava" w:date="2020-09-22T19:02:00Z">
        <w:r w:rsidR="002E4441">
          <w:rPr>
            <w:noProof/>
          </w:rPr>
          <w:t xml:space="preserve">in both graphs </w:t>
        </w:r>
      </w:ins>
      <w:ins w:id="425" w:author="Ava" w:date="2020-09-22T18:52:00Z">
        <w:r>
          <w:rPr>
            <w:noProof/>
          </w:rPr>
          <w:t xml:space="preserve">represents threshold at which there was no difference </w:t>
        </w:r>
      </w:ins>
      <w:ins w:id="426" w:author="Ava" w:date="2020-09-22T19:02:00Z">
        <w:r w:rsidR="002E4441">
          <w:rPr>
            <w:noProof/>
          </w:rPr>
          <w:t>in RTs between the respective position pair</w:t>
        </w:r>
      </w:ins>
      <w:ins w:id="427" w:author="Ava" w:date="2020-09-22T18:52:00Z">
        <w:r w:rsidR="002E4441">
          <w:rPr>
            <w:noProof/>
          </w:rPr>
          <w:t>.</w:t>
        </w:r>
      </w:ins>
      <w:del w:id="428" w:author="Ava" w:date="2020-09-22T18:52:00Z">
        <w:r w:rsidR="00726B0E" w:rsidRPr="000B052D" w:rsidDel="000B052D">
          <w:rPr>
            <w:rPrChange w:id="429" w:author="Ava" w:date="2020-09-22T18:51:00Z">
              <w:rPr>
                <w:rFonts w:ascii="Arial" w:hAnsi="Arial" w:cs="Arial"/>
                <w:b/>
              </w:rPr>
            </w:rPrChange>
          </w:rPr>
          <w:delText xml:space="preserve">Figure S5. </w:delText>
        </w:r>
      </w:del>
    </w:p>
    <w:p w14:paraId="3073D08B" w14:textId="424AA8BD" w:rsidR="009952F0" w:rsidRDefault="009952F0" w:rsidP="000B052D">
      <w:pPr>
        <w:pStyle w:val="Caption"/>
        <w:jc w:val="both"/>
        <w:rPr>
          <w:noProof/>
        </w:rPr>
        <w:pPrChange w:id="430" w:author="Ava" w:date="2020-09-22T18:57:00Z">
          <w:pPr/>
        </w:pPrChange>
      </w:pPr>
      <w:r>
        <w:rPr>
          <w:noProof/>
        </w:rPr>
        <w:br w:type="page"/>
      </w:r>
    </w:p>
    <w:p w14:paraId="68E5F296" w14:textId="2C9349EB" w:rsidR="00C3289D" w:rsidRDefault="00C3289D" w:rsidP="00740130">
      <w:pPr>
        <w:rPr>
          <w:rFonts w:ascii="Arial" w:hAnsi="Arial" w:cs="Arial"/>
          <w:b/>
        </w:rPr>
      </w:pPr>
      <w:del w:id="431" w:author="Ava" w:date="2020-09-21T16:58:00Z">
        <w:r w:rsidDel="000C675D">
          <w:rPr>
            <w:rFonts w:ascii="Arial" w:hAnsi="Arial" w:cs="Arial"/>
            <w:b/>
            <w:noProof/>
          </w:rPr>
          <w:lastRenderedPageBreak/>
          <w:drawing>
            <wp:inline distT="0" distB="0" distL="0" distR="0" wp14:anchorId="79A6AE26" wp14:editId="5380851E">
              <wp:extent cx="5943600" cy="2830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_S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del>
      <w:ins w:id="432" w:author="Ava" w:date="2020-09-21T16:58:00Z">
        <w:r w:rsidR="000C675D">
          <w:rPr>
            <w:rFonts w:ascii="Arial" w:hAnsi="Arial" w:cs="Arial"/>
            <w:b/>
            <w:noProof/>
          </w:rPr>
          <w:drawing>
            <wp:inline distT="0" distB="0" distL="0" distR="0" wp14:anchorId="29878FD8" wp14:editId="0E740B36">
              <wp:extent cx="5943600" cy="2717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_S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ins>
    </w:p>
    <w:p w14:paraId="3E71E4DE" w14:textId="05D65309" w:rsidR="009952F0" w:rsidRPr="000B052D" w:rsidRDefault="009952F0" w:rsidP="000B052D">
      <w:pPr>
        <w:pStyle w:val="Caption"/>
        <w:jc w:val="both"/>
        <w:rPr>
          <w:rPrChange w:id="433" w:author="Ava" w:date="2020-09-22T18:53:00Z">
            <w:rPr>
              <w:rFonts w:ascii="Arial" w:hAnsi="Arial" w:cs="Arial"/>
              <w:b/>
            </w:rPr>
          </w:rPrChange>
        </w:rPr>
        <w:pPrChange w:id="434" w:author="Ava" w:date="2020-09-22T18:53:00Z">
          <w:pPr/>
        </w:pPrChange>
      </w:pPr>
      <w:r w:rsidRPr="000B052D">
        <w:rPr>
          <w:b/>
          <w:rPrChange w:id="435" w:author="Ava" w:date="2020-09-22T18:53:00Z">
            <w:rPr>
              <w:rFonts w:ascii="Arial" w:hAnsi="Arial" w:cs="Arial"/>
              <w:b/>
            </w:rPr>
          </w:rPrChange>
        </w:rPr>
        <w:t xml:space="preserve">Figure S6. </w:t>
      </w:r>
      <w:ins w:id="436" w:author="Ava" w:date="2020-09-22T19:05:00Z">
        <w:r w:rsidR="002E7F1A">
          <w:rPr>
            <w:b/>
          </w:rPr>
          <w:t xml:space="preserve">Exp. 2: </w:t>
        </w:r>
      </w:ins>
      <w:r w:rsidRPr="000B052D">
        <w:rPr>
          <w:b/>
          <w:rPrChange w:id="437" w:author="Ava" w:date="2020-09-22T18:53:00Z">
            <w:rPr>
              <w:rFonts w:ascii="Arial" w:hAnsi="Arial" w:cs="Arial"/>
              <w:b/>
            </w:rPr>
          </w:rPrChange>
        </w:rPr>
        <w:t xml:space="preserve">Graded RT effect for random and structured </w:t>
      </w:r>
      <w:del w:id="438" w:author="Ava" w:date="2020-09-22T19:05:00Z">
        <w:r w:rsidRPr="000B052D" w:rsidDel="00CA1157">
          <w:rPr>
            <w:b/>
            <w:rPrChange w:id="439" w:author="Ava" w:date="2020-09-22T18:53:00Z">
              <w:rPr>
                <w:rFonts w:ascii="Arial" w:hAnsi="Arial" w:cs="Arial"/>
                <w:b/>
              </w:rPr>
            </w:rPrChange>
          </w:rPr>
          <w:delText xml:space="preserve">sessions </w:delText>
        </w:r>
      </w:del>
      <w:ins w:id="440" w:author="Ava" w:date="2020-09-22T19:05:00Z">
        <w:r w:rsidR="00CA1157">
          <w:rPr>
            <w:b/>
          </w:rPr>
          <w:t>conditions</w:t>
        </w:r>
        <w:r w:rsidR="00CA1157" w:rsidRPr="000B052D">
          <w:rPr>
            <w:b/>
            <w:rPrChange w:id="441" w:author="Ava" w:date="2020-09-22T18:53:00Z">
              <w:rPr>
                <w:rFonts w:ascii="Arial" w:hAnsi="Arial" w:cs="Arial"/>
                <w:b/>
              </w:rPr>
            </w:rPrChange>
          </w:rPr>
          <w:t xml:space="preserve"> </w:t>
        </w:r>
      </w:ins>
      <w:r w:rsidRPr="000B052D">
        <w:rPr>
          <w:b/>
          <w:rPrChange w:id="442" w:author="Ava" w:date="2020-09-22T18:53:00Z">
            <w:rPr>
              <w:rFonts w:ascii="Arial" w:hAnsi="Arial" w:cs="Arial"/>
              <w:b/>
            </w:rPr>
          </w:rPrChange>
        </w:rPr>
        <w:t>in both</w:t>
      </w:r>
      <w:ins w:id="443" w:author="Ava" w:date="2020-09-22T19:05:00Z">
        <w:r w:rsidR="00CA1157">
          <w:rPr>
            <w:b/>
          </w:rPr>
          <w:t xml:space="preserve"> between-subject</w:t>
        </w:r>
      </w:ins>
      <w:r w:rsidRPr="000B052D">
        <w:rPr>
          <w:b/>
          <w:rPrChange w:id="444" w:author="Ava" w:date="2020-09-22T18:53:00Z">
            <w:rPr>
              <w:rFonts w:ascii="Arial" w:hAnsi="Arial" w:cs="Arial"/>
              <w:b/>
            </w:rPr>
          </w:rPrChange>
        </w:rPr>
        <w:t xml:space="preserve"> condition orders. </w:t>
      </w:r>
      <w:r w:rsidRPr="000B052D">
        <w:rPr>
          <w:rPrChange w:id="445" w:author="Ava" w:date="2020-09-22T18:53:00Z">
            <w:rPr>
              <w:rFonts w:ascii="Arial" w:hAnsi="Arial" w:cs="Arial"/>
              <w:b/>
            </w:rPr>
          </w:rPrChange>
        </w:rPr>
        <w:t xml:space="preserve">A. </w:t>
      </w:r>
      <w:ins w:id="446" w:author="Ava" w:date="2020-09-22T19:06:00Z">
        <w:r w:rsidR="00CA1157">
          <w:t>Overall m</w:t>
        </w:r>
      </w:ins>
      <w:del w:id="447" w:author="Ava" w:date="2020-09-22T19:06:00Z">
        <w:r w:rsidRPr="000B052D" w:rsidDel="00CA1157">
          <w:rPr>
            <w:rPrChange w:id="448" w:author="Ava" w:date="2020-09-22T18:53:00Z">
              <w:rPr>
                <w:rFonts w:ascii="Arial" w:hAnsi="Arial" w:cs="Arial"/>
                <w:b/>
              </w:rPr>
            </w:rPrChange>
          </w:rPr>
          <w:delText>M</w:delText>
        </w:r>
      </w:del>
      <w:r w:rsidRPr="000B052D">
        <w:rPr>
          <w:rPrChange w:id="449" w:author="Ava" w:date="2020-09-22T18:53:00Z">
            <w:rPr>
              <w:rFonts w:ascii="Arial" w:hAnsi="Arial" w:cs="Arial"/>
              <w:b/>
            </w:rPr>
          </w:rPrChange>
        </w:rPr>
        <w:t xml:space="preserve">edian RTs </w:t>
      </w:r>
      <w:ins w:id="450" w:author="Ava" w:date="2020-09-22T19:06:00Z">
        <w:r w:rsidR="00CA1157">
          <w:t xml:space="preserve">to targets in each ordinal position </w:t>
        </w:r>
      </w:ins>
      <w:r w:rsidRPr="000B052D">
        <w:rPr>
          <w:rPrChange w:id="451" w:author="Ava" w:date="2020-09-22T18:53:00Z">
            <w:rPr>
              <w:rFonts w:ascii="Arial" w:hAnsi="Arial" w:cs="Arial"/>
              <w:b/>
            </w:rPr>
          </w:rPrChange>
        </w:rPr>
        <w:t xml:space="preserve">for participants who performed the structured </w:t>
      </w:r>
      <w:del w:id="452" w:author="Ava" w:date="2020-09-22T19:06:00Z">
        <w:r w:rsidRPr="000B052D" w:rsidDel="00CA1157">
          <w:rPr>
            <w:rPrChange w:id="453" w:author="Ava" w:date="2020-09-22T18:53:00Z">
              <w:rPr>
                <w:rFonts w:ascii="Arial" w:hAnsi="Arial" w:cs="Arial"/>
                <w:b/>
              </w:rPr>
            </w:rPrChange>
          </w:rPr>
          <w:delText xml:space="preserve">session </w:delText>
        </w:r>
      </w:del>
      <w:ins w:id="454" w:author="Ava" w:date="2020-09-22T19:06:00Z">
        <w:r w:rsidR="00CA1157">
          <w:t>condition</w:t>
        </w:r>
        <w:r w:rsidR="00CA1157" w:rsidRPr="000B052D">
          <w:rPr>
            <w:rPrChange w:id="455" w:author="Ava" w:date="2020-09-22T18:53:00Z">
              <w:rPr>
                <w:rFonts w:ascii="Arial" w:hAnsi="Arial" w:cs="Arial"/>
                <w:b/>
              </w:rPr>
            </w:rPrChange>
          </w:rPr>
          <w:t xml:space="preserve"> </w:t>
        </w:r>
      </w:ins>
      <w:r w:rsidRPr="000B052D">
        <w:rPr>
          <w:rPrChange w:id="456" w:author="Ava" w:date="2020-09-22T18:53:00Z">
            <w:rPr>
              <w:rFonts w:ascii="Arial" w:hAnsi="Arial" w:cs="Arial"/>
              <w:b/>
            </w:rPr>
          </w:rPrChange>
        </w:rPr>
        <w:t xml:space="preserve">first and </w:t>
      </w:r>
      <w:ins w:id="457" w:author="Ava" w:date="2020-09-22T19:06:00Z">
        <w:r w:rsidR="00CA1157">
          <w:t xml:space="preserve">the </w:t>
        </w:r>
      </w:ins>
      <w:r w:rsidRPr="000B052D">
        <w:rPr>
          <w:rPrChange w:id="458" w:author="Ava" w:date="2020-09-22T18:53:00Z">
            <w:rPr>
              <w:rFonts w:ascii="Arial" w:hAnsi="Arial" w:cs="Arial"/>
              <w:b/>
            </w:rPr>
          </w:rPrChange>
        </w:rPr>
        <w:t xml:space="preserve">random </w:t>
      </w:r>
      <w:del w:id="459" w:author="Ava" w:date="2020-09-22T19:06:00Z">
        <w:r w:rsidRPr="000B052D" w:rsidDel="00CA1157">
          <w:rPr>
            <w:rPrChange w:id="460" w:author="Ava" w:date="2020-09-22T18:53:00Z">
              <w:rPr>
                <w:rFonts w:ascii="Arial" w:hAnsi="Arial" w:cs="Arial"/>
                <w:b/>
              </w:rPr>
            </w:rPrChange>
          </w:rPr>
          <w:delText xml:space="preserve">session </w:delText>
        </w:r>
      </w:del>
      <w:ins w:id="461" w:author="Ava" w:date="2020-09-22T19:06:00Z">
        <w:r w:rsidR="00CA1157">
          <w:t>condition</w:t>
        </w:r>
        <w:r w:rsidR="00CA1157" w:rsidRPr="000B052D">
          <w:rPr>
            <w:rPrChange w:id="462" w:author="Ava" w:date="2020-09-22T18:53:00Z">
              <w:rPr>
                <w:rFonts w:ascii="Arial" w:hAnsi="Arial" w:cs="Arial"/>
                <w:b/>
              </w:rPr>
            </w:rPrChange>
          </w:rPr>
          <w:t xml:space="preserve"> </w:t>
        </w:r>
      </w:ins>
      <w:r w:rsidRPr="000B052D">
        <w:rPr>
          <w:rPrChange w:id="463" w:author="Ava" w:date="2020-09-22T18:53:00Z">
            <w:rPr>
              <w:rFonts w:ascii="Arial" w:hAnsi="Arial" w:cs="Arial"/>
              <w:b/>
            </w:rPr>
          </w:rPrChange>
        </w:rPr>
        <w:t xml:space="preserve">second. B. </w:t>
      </w:r>
      <w:ins w:id="464" w:author="Ava" w:date="2020-09-22T19:06:00Z">
        <w:r w:rsidR="00CA1157">
          <w:t>Overall m</w:t>
        </w:r>
      </w:ins>
      <w:del w:id="465" w:author="Ava" w:date="2020-09-22T19:06:00Z">
        <w:r w:rsidRPr="000B052D" w:rsidDel="00CA1157">
          <w:rPr>
            <w:rPrChange w:id="466" w:author="Ava" w:date="2020-09-22T18:53:00Z">
              <w:rPr>
                <w:rFonts w:ascii="Arial" w:hAnsi="Arial" w:cs="Arial"/>
                <w:b/>
              </w:rPr>
            </w:rPrChange>
          </w:rPr>
          <w:delText>M</w:delText>
        </w:r>
      </w:del>
      <w:r w:rsidRPr="000B052D">
        <w:rPr>
          <w:rPrChange w:id="467" w:author="Ava" w:date="2020-09-22T18:53:00Z">
            <w:rPr>
              <w:rFonts w:ascii="Arial" w:hAnsi="Arial" w:cs="Arial"/>
              <w:b/>
            </w:rPr>
          </w:rPrChange>
        </w:rPr>
        <w:t xml:space="preserve">edian RTs for participants who performed the random </w:t>
      </w:r>
      <w:del w:id="468" w:author="Ava" w:date="2020-09-22T19:06:00Z">
        <w:r w:rsidRPr="000B052D" w:rsidDel="00CA1157">
          <w:rPr>
            <w:rPrChange w:id="469" w:author="Ava" w:date="2020-09-22T18:53:00Z">
              <w:rPr>
                <w:rFonts w:ascii="Arial" w:hAnsi="Arial" w:cs="Arial"/>
                <w:b/>
              </w:rPr>
            </w:rPrChange>
          </w:rPr>
          <w:delText xml:space="preserve">session </w:delText>
        </w:r>
      </w:del>
      <w:ins w:id="470" w:author="Ava" w:date="2020-09-22T19:06:00Z">
        <w:r w:rsidR="00CA1157">
          <w:t>condition</w:t>
        </w:r>
        <w:r w:rsidR="00CA1157" w:rsidRPr="000B052D">
          <w:rPr>
            <w:rPrChange w:id="471" w:author="Ava" w:date="2020-09-22T18:53:00Z">
              <w:rPr>
                <w:rFonts w:ascii="Arial" w:hAnsi="Arial" w:cs="Arial"/>
                <w:b/>
              </w:rPr>
            </w:rPrChange>
          </w:rPr>
          <w:t xml:space="preserve"> </w:t>
        </w:r>
      </w:ins>
      <w:r w:rsidRPr="000B052D">
        <w:rPr>
          <w:rPrChange w:id="472" w:author="Ava" w:date="2020-09-22T18:53:00Z">
            <w:rPr>
              <w:rFonts w:ascii="Arial" w:hAnsi="Arial" w:cs="Arial"/>
              <w:b/>
            </w:rPr>
          </w:rPrChange>
        </w:rPr>
        <w:t xml:space="preserve">first and </w:t>
      </w:r>
      <w:ins w:id="473" w:author="Ava" w:date="2020-09-22T19:06:00Z">
        <w:r w:rsidR="00CA1157">
          <w:t xml:space="preserve">the </w:t>
        </w:r>
      </w:ins>
      <w:r w:rsidRPr="000B052D">
        <w:rPr>
          <w:rPrChange w:id="474" w:author="Ava" w:date="2020-09-22T18:53:00Z">
            <w:rPr>
              <w:rFonts w:ascii="Arial" w:hAnsi="Arial" w:cs="Arial"/>
              <w:b/>
            </w:rPr>
          </w:rPrChange>
        </w:rPr>
        <w:t xml:space="preserve">structured </w:t>
      </w:r>
      <w:del w:id="475" w:author="Ava" w:date="2020-09-22T19:06:00Z">
        <w:r w:rsidRPr="000B052D" w:rsidDel="00CA1157">
          <w:rPr>
            <w:rPrChange w:id="476" w:author="Ava" w:date="2020-09-22T18:53:00Z">
              <w:rPr>
                <w:rFonts w:ascii="Arial" w:hAnsi="Arial" w:cs="Arial"/>
                <w:b/>
              </w:rPr>
            </w:rPrChange>
          </w:rPr>
          <w:delText xml:space="preserve">task </w:delText>
        </w:r>
      </w:del>
      <w:ins w:id="477" w:author="Ava" w:date="2020-09-22T19:06:00Z">
        <w:r w:rsidR="00CA1157">
          <w:t>condition</w:t>
        </w:r>
        <w:r w:rsidR="00CA1157" w:rsidRPr="000B052D">
          <w:rPr>
            <w:rPrChange w:id="478" w:author="Ava" w:date="2020-09-22T18:53:00Z">
              <w:rPr>
                <w:rFonts w:ascii="Arial" w:hAnsi="Arial" w:cs="Arial"/>
                <w:b/>
              </w:rPr>
            </w:rPrChange>
          </w:rPr>
          <w:t xml:space="preserve"> </w:t>
        </w:r>
      </w:ins>
      <w:r w:rsidRPr="000B052D">
        <w:rPr>
          <w:rPrChange w:id="479" w:author="Ava" w:date="2020-09-22T18:53:00Z">
            <w:rPr>
              <w:rFonts w:ascii="Arial" w:hAnsi="Arial" w:cs="Arial"/>
              <w:b/>
            </w:rPr>
          </w:rPrChange>
        </w:rPr>
        <w:t xml:space="preserve">second. </w:t>
      </w:r>
      <w:ins w:id="480" w:author="Ava" w:date="2020-09-22T19:06:00Z">
        <w:r w:rsidR="00CA1157">
          <w:t xml:space="preserve">Error bars represent </w:t>
        </w:r>
      </w:ins>
      <w:ins w:id="481" w:author="Ava" w:date="2020-09-22T19:07:00Z">
        <w:r w:rsidR="00CA1157">
          <w:t xml:space="preserve">95% CIs. </w:t>
        </w:r>
        <w:r w:rsidR="00257F14">
          <w:t xml:space="preserve">RT </w:t>
        </w:r>
        <w:proofErr w:type="gramStart"/>
        <w:r w:rsidR="00257F14">
          <w:t>is strongly modulated</w:t>
        </w:r>
        <w:proofErr w:type="gramEnd"/>
        <w:r w:rsidR="00257F14">
          <w:t xml:space="preserve"> by ordinal position in the structured condition in both between-subject orders. Those who performed the random condition first showed somew</w:t>
        </w:r>
      </w:ins>
      <w:ins w:id="482" w:author="Ava" w:date="2020-09-22T19:08:00Z">
        <w:r w:rsidR="00257F14">
          <w:t>hat smaller differences in their RTs to each position (B</w:t>
        </w:r>
      </w:ins>
      <w:ins w:id="483" w:author="Ava" w:date="2020-09-22T19:09:00Z">
        <w:r w:rsidR="00257F14">
          <w:t>, solid line</w:t>
        </w:r>
      </w:ins>
      <w:ins w:id="484" w:author="Ava" w:date="2020-09-22T19:08:00Z">
        <w:r w:rsidR="00257F14">
          <w:t>)</w:t>
        </w:r>
      </w:ins>
      <w:ins w:id="485" w:author="Ava" w:date="2020-09-22T19:09:00Z">
        <w:r w:rsidR="00257F14">
          <w:t xml:space="preserve"> </w:t>
        </w:r>
      </w:ins>
      <w:ins w:id="486" w:author="Ava" w:date="2020-09-22T19:08:00Z">
        <w:r w:rsidR="00257F14">
          <w:t xml:space="preserve">than those </w:t>
        </w:r>
      </w:ins>
      <w:ins w:id="487" w:author="Ava" w:date="2020-09-22T19:09:00Z">
        <w:r w:rsidR="00257F14">
          <w:t xml:space="preserve">who performed this task after exposure to the structured stream (A, solid line). </w:t>
        </w:r>
        <w:r w:rsidR="00DA07A5">
          <w:t xml:space="preserve">Despite observing faster responses to later ordinal positions in the random condition, the </w:t>
        </w:r>
      </w:ins>
      <w:ins w:id="488" w:author="Ava" w:date="2020-09-22T19:10:00Z">
        <w:r w:rsidR="00DA07A5">
          <w:t>overall</w:t>
        </w:r>
      </w:ins>
      <w:ins w:id="489" w:author="Ava" w:date="2020-09-22T19:09:00Z">
        <w:r w:rsidR="00DA07A5">
          <w:t xml:space="preserve"> </w:t>
        </w:r>
      </w:ins>
      <w:ins w:id="490" w:author="Ava" w:date="2020-09-22T19:10:00Z">
        <w:r w:rsidR="00DA07A5">
          <w:t xml:space="preserve">RT effect </w:t>
        </w:r>
        <w:proofErr w:type="gramStart"/>
        <w:r w:rsidR="00DA07A5">
          <w:t>can be safely ascribed</w:t>
        </w:r>
        <w:proofErr w:type="gramEnd"/>
        <w:r w:rsidR="00DA07A5">
          <w:t xml:space="preserve"> to the embedded regularities, as the RT effect is significantly larger in the structured condition</w:t>
        </w:r>
      </w:ins>
      <w:ins w:id="491" w:author="Ava" w:date="2020-09-22T19:11:00Z">
        <w:r w:rsidR="00DA07A5">
          <w:t xml:space="preserve"> (A-B, dashed line)</w:t>
        </w:r>
      </w:ins>
      <w:ins w:id="492" w:author="Ava" w:date="2020-09-22T19:10:00Z">
        <w:r w:rsidR="00DA07A5">
          <w:t>.</w:t>
        </w:r>
      </w:ins>
    </w:p>
    <w:p w14:paraId="39B5C2AD" w14:textId="1B42F195" w:rsidR="00155EBC" w:rsidRDefault="00817FB6" w:rsidP="00740130">
      <w:pPr>
        <w:rPr>
          <w:rFonts w:ascii="Arial" w:hAnsi="Arial" w:cs="Arial"/>
          <w:b/>
        </w:rPr>
      </w:pPr>
      <w:r>
        <w:rPr>
          <w:rStyle w:val="CommentReference"/>
        </w:rPr>
        <w:commentReference w:id="493"/>
      </w:r>
    </w:p>
    <w:p w14:paraId="56520FD9" w14:textId="67985EDD" w:rsidR="00273995" w:rsidRPr="00A4129E" w:rsidRDefault="00273995" w:rsidP="00740130">
      <w:pPr>
        <w:rPr>
          <w:rFonts w:ascii="Arial" w:hAnsi="Arial" w:cs="Arial"/>
          <w:b/>
        </w:rPr>
      </w:pPr>
    </w:p>
    <w:sectPr w:rsidR="00273995" w:rsidRPr="00A4129E">
      <w:headerReference w:type="default" r:id="rId30"/>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7" w:author="Ava" w:date="2020-09-11T18:27:00Z" w:initials="AK">
    <w:p w14:paraId="7F0BBC83" w14:textId="5BC9F75C" w:rsidR="000B052D" w:rsidRDefault="000B052D">
      <w:pPr>
        <w:pStyle w:val="CommentText"/>
      </w:pPr>
      <w:r>
        <w:rPr>
          <w:rStyle w:val="CommentReference"/>
        </w:rPr>
        <w:annotationRef/>
      </w:r>
      <w:r>
        <w:t xml:space="preserve">Should I combine S4 and S5 into one figure? </w:t>
      </w:r>
    </w:p>
  </w:comment>
  <w:comment w:id="376" w:author="Lucia" w:date="2020-09-13T22:36:00Z" w:initials="LM">
    <w:p w14:paraId="4898AFE5" w14:textId="2A9F2C13" w:rsidR="000B052D" w:rsidRDefault="000B052D">
      <w:pPr>
        <w:pStyle w:val="CommentText"/>
      </w:pPr>
      <w:r>
        <w:rPr>
          <w:rStyle w:val="CommentReference"/>
        </w:rPr>
        <w:annotationRef/>
      </w:r>
      <w:r>
        <w:t>Yes, b</w:t>
      </w:r>
    </w:p>
  </w:comment>
  <w:comment w:id="493" w:author="Ava" w:date="2020-09-11T19:35:00Z" w:initials="AK">
    <w:p w14:paraId="7D9C3BD4" w14:textId="400C09AD" w:rsidR="000B052D" w:rsidRDefault="000B052D">
      <w:pPr>
        <w:pStyle w:val="CommentText"/>
      </w:pPr>
      <w:r>
        <w:rPr>
          <w:rStyle w:val="CommentReference"/>
        </w:rPr>
        <w:annotationRef/>
      </w:r>
      <w:r>
        <w:t xml:space="preserve">Should I combine S7 and S8?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0BBC83" w15:done="0"/>
  <w15:commentEx w15:paraId="4898AFE5" w15:paraIdParent="7F0BBC83" w15:done="0"/>
  <w15:commentEx w15:paraId="7D9C3B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19AD" w16cex:dateUtc="2020-09-13T20:20:00Z"/>
  <w16cex:commentExtensible w16cex:durableId="23091ADB" w16cex:dateUtc="2020-09-13T20:25:00Z"/>
  <w16cex:commentExtensible w16cex:durableId="23091B38" w16cex:dateUtc="2020-09-13T20:27:00Z"/>
  <w16cex:commentExtensible w16cex:durableId="23091BE2" w16cex:dateUtc="2020-09-13T20:29:00Z"/>
  <w16cex:commentExtensible w16cex:durableId="23091CC2" w16cex:dateUtc="2020-09-13T20:33:00Z"/>
  <w16cex:commentExtensible w16cex:durableId="23091D0E" w16cex:dateUtc="2020-09-13T20:34:00Z"/>
  <w16cex:commentExtensible w16cex:durableId="23091D3D" w16cex:dateUtc="2020-09-13T20:35:00Z"/>
  <w16cex:commentExtensible w16cex:durableId="23091D68" w16cex:dateUtc="2020-09-13T20:36:00Z"/>
  <w16cex:commentExtensible w16cex:durableId="23091D7C" w16cex:dateUtc="2020-09-13T20:36:00Z"/>
  <w16cex:commentExtensible w16cex:durableId="23091E0B" w16cex:dateUtc="2020-09-13T20:39:00Z"/>
  <w16cex:commentExtensible w16cex:durableId="23091E19" w16cex:dateUtc="2020-09-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781853" w16cid:durableId="23091995"/>
  <w16cid:commentId w16cid:paraId="3E87C15C" w16cid:durableId="230919AD"/>
  <w16cid:commentId w16cid:paraId="2B272BB9" w16cid:durableId="23091ADB"/>
  <w16cid:commentId w16cid:paraId="00E20991" w16cid:durableId="23091B38"/>
  <w16cid:commentId w16cid:paraId="5D066CE7" w16cid:durableId="23091BE2"/>
  <w16cid:commentId w16cid:paraId="62C05C0E" w16cid:durableId="23091CC2"/>
  <w16cid:commentId w16cid:paraId="7B49E9A7" w16cid:durableId="23091D0E"/>
  <w16cid:commentId w16cid:paraId="0461E447" w16cid:durableId="23091996"/>
  <w16cid:commentId w16cid:paraId="73494AD1" w16cid:durableId="23091997"/>
  <w16cid:commentId w16cid:paraId="2F41B714" w16cid:durableId="23091D3D"/>
  <w16cid:commentId w16cid:paraId="4EC5DE42" w16cid:durableId="23091998"/>
  <w16cid:commentId w16cid:paraId="7F0BBC83" w16cid:durableId="23091999"/>
  <w16cid:commentId w16cid:paraId="4898AFE5" w16cid:durableId="23091D68"/>
  <w16cid:commentId w16cid:paraId="376AA7C6" w16cid:durableId="23091D7C"/>
  <w16cid:commentId w16cid:paraId="107C307A" w16cid:durableId="23091E0B"/>
  <w16cid:commentId w16cid:paraId="7D9C3BD4" w16cid:durableId="2309199A"/>
  <w16cid:commentId w16cid:paraId="59BE66DC" w16cid:durableId="23091E1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2727F0" w14:textId="77777777" w:rsidR="00855801" w:rsidRDefault="00855801" w:rsidP="00A4129E">
      <w:pPr>
        <w:spacing w:after="0" w:line="240" w:lineRule="auto"/>
      </w:pPr>
      <w:r>
        <w:separator/>
      </w:r>
    </w:p>
  </w:endnote>
  <w:endnote w:type="continuationSeparator" w:id="0">
    <w:p w14:paraId="16159F27" w14:textId="77777777" w:rsidR="00855801" w:rsidRDefault="00855801" w:rsidP="00A41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068393"/>
      <w:docPartObj>
        <w:docPartGallery w:val="Page Numbers (Bottom of Page)"/>
        <w:docPartUnique/>
      </w:docPartObj>
    </w:sdtPr>
    <w:sdtEndPr>
      <w:rPr>
        <w:noProof/>
      </w:rPr>
    </w:sdtEndPr>
    <w:sdtContent>
      <w:p w14:paraId="6BA60D4B" w14:textId="73F81D73" w:rsidR="000B052D" w:rsidRDefault="000B052D">
        <w:pPr>
          <w:pStyle w:val="Footer"/>
          <w:jc w:val="right"/>
        </w:pPr>
        <w:r>
          <w:fldChar w:fldCharType="begin"/>
        </w:r>
        <w:r>
          <w:instrText xml:space="preserve"> PAGE   \* MERGEFORMAT </w:instrText>
        </w:r>
        <w:r>
          <w:fldChar w:fldCharType="separate"/>
        </w:r>
        <w:r w:rsidR="00102E96">
          <w:rPr>
            <w:noProof/>
          </w:rPr>
          <w:t>1</w:t>
        </w:r>
        <w:r>
          <w:rPr>
            <w:noProof/>
          </w:rPr>
          <w:fldChar w:fldCharType="end"/>
        </w:r>
      </w:p>
    </w:sdtContent>
  </w:sdt>
  <w:p w14:paraId="5C58F40D" w14:textId="77777777" w:rsidR="000B052D" w:rsidRDefault="000B05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43CD50" w14:textId="77777777" w:rsidR="00855801" w:rsidRDefault="00855801" w:rsidP="00A4129E">
      <w:pPr>
        <w:spacing w:after="0" w:line="240" w:lineRule="auto"/>
      </w:pPr>
      <w:r>
        <w:separator/>
      </w:r>
    </w:p>
  </w:footnote>
  <w:footnote w:type="continuationSeparator" w:id="0">
    <w:p w14:paraId="6217C55C" w14:textId="77777777" w:rsidR="00855801" w:rsidRDefault="00855801" w:rsidP="00A412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BC75" w14:textId="77777777" w:rsidR="000B052D" w:rsidRDefault="000B052D">
    <w:pPr>
      <w:pStyle w:val="Header"/>
    </w:pPr>
    <w:r>
      <w:tab/>
    </w:r>
    <w:r>
      <w:tab/>
      <w:t>Kiai &amp; Melloni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A48D0"/>
    <w:multiLevelType w:val="hybridMultilevel"/>
    <w:tmpl w:val="C6BCD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va">
    <w15:presenceInfo w15:providerId="None" w15:userId="Ava"/>
  </w15:person>
  <w15:person w15:author="Lucia">
    <w15:presenceInfo w15:providerId="None" w15:userId="Lu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F35"/>
    <w:rsid w:val="000329BE"/>
    <w:rsid w:val="00055130"/>
    <w:rsid w:val="000A6228"/>
    <w:rsid w:val="000B052D"/>
    <w:rsid w:val="000C675D"/>
    <w:rsid w:val="000C78F2"/>
    <w:rsid w:val="000D61E3"/>
    <w:rsid w:val="00102E96"/>
    <w:rsid w:val="001067C9"/>
    <w:rsid w:val="001147F9"/>
    <w:rsid w:val="00155EBC"/>
    <w:rsid w:val="00176726"/>
    <w:rsid w:val="001E3891"/>
    <w:rsid w:val="001E5422"/>
    <w:rsid w:val="00207821"/>
    <w:rsid w:val="00225A53"/>
    <w:rsid w:val="00237D94"/>
    <w:rsid w:val="00257F14"/>
    <w:rsid w:val="00273995"/>
    <w:rsid w:val="0029299E"/>
    <w:rsid w:val="002A215D"/>
    <w:rsid w:val="002A35A0"/>
    <w:rsid w:val="002D36FC"/>
    <w:rsid w:val="002E4441"/>
    <w:rsid w:val="002E7F1A"/>
    <w:rsid w:val="002F4F8A"/>
    <w:rsid w:val="0037063D"/>
    <w:rsid w:val="00390591"/>
    <w:rsid w:val="003B23AC"/>
    <w:rsid w:val="00442DD5"/>
    <w:rsid w:val="004F41AF"/>
    <w:rsid w:val="005324AD"/>
    <w:rsid w:val="00556D50"/>
    <w:rsid w:val="005B7C87"/>
    <w:rsid w:val="005C6252"/>
    <w:rsid w:val="005C655F"/>
    <w:rsid w:val="005E3690"/>
    <w:rsid w:val="005E6ACE"/>
    <w:rsid w:val="005F2FE8"/>
    <w:rsid w:val="00691783"/>
    <w:rsid w:val="006E7815"/>
    <w:rsid w:val="006F1CA1"/>
    <w:rsid w:val="0071523A"/>
    <w:rsid w:val="00723088"/>
    <w:rsid w:val="00726B0E"/>
    <w:rsid w:val="00727F35"/>
    <w:rsid w:val="00740130"/>
    <w:rsid w:val="007417C0"/>
    <w:rsid w:val="007457AF"/>
    <w:rsid w:val="007836EA"/>
    <w:rsid w:val="007A0FB7"/>
    <w:rsid w:val="00807165"/>
    <w:rsid w:val="00817FB6"/>
    <w:rsid w:val="0082320A"/>
    <w:rsid w:val="00852FD6"/>
    <w:rsid w:val="00855801"/>
    <w:rsid w:val="00857FB7"/>
    <w:rsid w:val="008A0937"/>
    <w:rsid w:val="008B7988"/>
    <w:rsid w:val="008C0A24"/>
    <w:rsid w:val="00924C56"/>
    <w:rsid w:val="00937948"/>
    <w:rsid w:val="0096015A"/>
    <w:rsid w:val="009952F0"/>
    <w:rsid w:val="009F43FF"/>
    <w:rsid w:val="00A11B18"/>
    <w:rsid w:val="00A4129E"/>
    <w:rsid w:val="00A65707"/>
    <w:rsid w:val="00AD2D7E"/>
    <w:rsid w:val="00B547A6"/>
    <w:rsid w:val="00C0693F"/>
    <w:rsid w:val="00C13258"/>
    <w:rsid w:val="00C3289D"/>
    <w:rsid w:val="00C51BA7"/>
    <w:rsid w:val="00C7069A"/>
    <w:rsid w:val="00C82874"/>
    <w:rsid w:val="00CA1157"/>
    <w:rsid w:val="00CA76F1"/>
    <w:rsid w:val="00CB008A"/>
    <w:rsid w:val="00CC4595"/>
    <w:rsid w:val="00D06C13"/>
    <w:rsid w:val="00D55EFE"/>
    <w:rsid w:val="00D8304A"/>
    <w:rsid w:val="00D84E55"/>
    <w:rsid w:val="00DA07A5"/>
    <w:rsid w:val="00E3476D"/>
    <w:rsid w:val="00E617F8"/>
    <w:rsid w:val="00F37DE7"/>
    <w:rsid w:val="00F97342"/>
    <w:rsid w:val="00FB1D30"/>
    <w:rsid w:val="00FB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F2BFB"/>
  <w15:chartTrackingRefBased/>
  <w15:docId w15:val="{BDE483CA-69ED-42C9-A783-82EA3537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523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412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29E"/>
  </w:style>
  <w:style w:type="paragraph" w:styleId="Footer">
    <w:name w:val="footer"/>
    <w:basedOn w:val="Normal"/>
    <w:link w:val="FooterChar"/>
    <w:uiPriority w:val="99"/>
    <w:unhideWhenUsed/>
    <w:rsid w:val="00A412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29E"/>
  </w:style>
  <w:style w:type="character" w:styleId="CommentReference">
    <w:name w:val="annotation reference"/>
    <w:basedOn w:val="DefaultParagraphFont"/>
    <w:uiPriority w:val="99"/>
    <w:semiHidden/>
    <w:unhideWhenUsed/>
    <w:rsid w:val="002D36FC"/>
    <w:rPr>
      <w:sz w:val="16"/>
      <w:szCs w:val="16"/>
    </w:rPr>
  </w:style>
  <w:style w:type="paragraph" w:styleId="CommentText">
    <w:name w:val="annotation text"/>
    <w:basedOn w:val="Normal"/>
    <w:link w:val="CommentTextChar"/>
    <w:uiPriority w:val="99"/>
    <w:semiHidden/>
    <w:unhideWhenUsed/>
    <w:rsid w:val="002D36FC"/>
    <w:pPr>
      <w:spacing w:line="240" w:lineRule="auto"/>
    </w:pPr>
    <w:rPr>
      <w:sz w:val="20"/>
      <w:szCs w:val="20"/>
    </w:rPr>
  </w:style>
  <w:style w:type="character" w:customStyle="1" w:styleId="CommentTextChar">
    <w:name w:val="Comment Text Char"/>
    <w:basedOn w:val="DefaultParagraphFont"/>
    <w:link w:val="CommentText"/>
    <w:uiPriority w:val="99"/>
    <w:semiHidden/>
    <w:rsid w:val="002D36FC"/>
    <w:rPr>
      <w:sz w:val="20"/>
      <w:szCs w:val="20"/>
    </w:rPr>
  </w:style>
  <w:style w:type="paragraph" w:styleId="CommentSubject">
    <w:name w:val="annotation subject"/>
    <w:basedOn w:val="CommentText"/>
    <w:next w:val="CommentText"/>
    <w:link w:val="CommentSubjectChar"/>
    <w:uiPriority w:val="99"/>
    <w:semiHidden/>
    <w:unhideWhenUsed/>
    <w:rsid w:val="002D36FC"/>
    <w:rPr>
      <w:b/>
      <w:bCs/>
    </w:rPr>
  </w:style>
  <w:style w:type="character" w:customStyle="1" w:styleId="CommentSubjectChar">
    <w:name w:val="Comment Subject Char"/>
    <w:basedOn w:val="CommentTextChar"/>
    <w:link w:val="CommentSubject"/>
    <w:uiPriority w:val="99"/>
    <w:semiHidden/>
    <w:rsid w:val="002D36FC"/>
    <w:rPr>
      <w:b/>
      <w:bCs/>
      <w:sz w:val="20"/>
      <w:szCs w:val="20"/>
    </w:rPr>
  </w:style>
  <w:style w:type="paragraph" w:styleId="BalloonText">
    <w:name w:val="Balloon Text"/>
    <w:basedOn w:val="Normal"/>
    <w:link w:val="BalloonTextChar"/>
    <w:uiPriority w:val="99"/>
    <w:semiHidden/>
    <w:unhideWhenUsed/>
    <w:rsid w:val="002D36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6FC"/>
    <w:rPr>
      <w:rFonts w:ascii="Segoe UI" w:hAnsi="Segoe UI" w:cs="Segoe UI"/>
      <w:sz w:val="18"/>
      <w:szCs w:val="18"/>
    </w:rPr>
  </w:style>
  <w:style w:type="character" w:styleId="PlaceholderText">
    <w:name w:val="Placeholder Text"/>
    <w:basedOn w:val="DefaultParagraphFont"/>
    <w:uiPriority w:val="99"/>
    <w:semiHidden/>
    <w:rsid w:val="002A21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comments" Target="comments.xml"/><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commentsExtended" Target="commentsExtended.xml"/><Relationship Id="rId30" Type="http://schemas.openxmlformats.org/officeDocument/2006/relationships/header" Target="header1.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FE7"/>
    <w:rsid w:val="00C90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0F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0F8AB-783B-481D-934A-929A230AF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10</Pages>
  <Words>1884</Words>
  <Characters>10741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12600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23</cp:revision>
  <dcterms:created xsi:type="dcterms:W3CDTF">2020-09-15T16:17:00Z</dcterms:created>
  <dcterms:modified xsi:type="dcterms:W3CDTF">2020-09-22T17:11:00Z</dcterms:modified>
</cp:coreProperties>
</file>