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687CE" w14:textId="77777777" w:rsidR="00A4129E" w:rsidRDefault="00A4129E" w:rsidP="00A4129E">
      <w:pPr>
        <w:rPr>
          <w:b/>
        </w:rPr>
      </w:pPr>
      <w:commentRangeStart w:id="0"/>
      <w:r>
        <w:rPr>
          <w:b/>
        </w:rPr>
        <w:t>Figures</w:t>
      </w:r>
      <w:commentRangeEnd w:id="0"/>
      <w:r w:rsidR="007417C0">
        <w:rPr>
          <w:rStyle w:val="CommentReference"/>
        </w:rPr>
        <w:commentReference w:id="0"/>
      </w:r>
    </w:p>
    <w:p w14:paraId="6F34E850" w14:textId="766402B6" w:rsidR="00A4129E" w:rsidRPr="00A4129E" w:rsidDel="00924C56" w:rsidRDefault="00924C56" w:rsidP="00A4129E">
      <w:pPr>
        <w:rPr>
          <w:del w:id="1" w:author="Ava" w:date="2020-09-15T15:19:00Z"/>
          <w:b/>
        </w:rPr>
      </w:pPr>
      <w:ins w:id="2" w:author="Ava" w:date="2020-09-15T15:18:00Z">
        <w:r>
          <w:rPr>
            <w:rFonts w:ascii="Arial" w:hAnsi="Arial" w:cs="Arial"/>
            <w:noProof/>
          </w:rPr>
          <w:drawing>
            <wp:inline distT="0" distB="0" distL="0" distR="0" wp14:anchorId="75C8F813" wp14:editId="76B366A7">
              <wp:extent cx="5943600" cy="4669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ins>
      <w:commentRangeStart w:id="3"/>
      <w:commentRangeStart w:id="4"/>
      <w:del w:id="5" w:author="Ava" w:date="2020-09-15T15:17:00Z">
        <w:r w:rsidR="00A4129E" w:rsidRPr="00727F35" w:rsidDel="00924C56">
          <w:rPr>
            <w:rFonts w:ascii="Arial" w:hAnsi="Arial" w:cs="Arial"/>
            <w:noProof/>
          </w:rPr>
          <w:drawing>
            <wp:anchor distT="0" distB="0" distL="114300" distR="114300" simplePos="0" relativeHeight="251658240" behindDoc="1" locked="0" layoutInCell="1" allowOverlap="1" wp14:anchorId="38C0BAF3" wp14:editId="3DB08EC2">
              <wp:simplePos x="0" y="0"/>
              <wp:positionH relativeFrom="column">
                <wp:posOffset>-497205</wp:posOffset>
              </wp:positionH>
              <wp:positionV relativeFrom="paragraph">
                <wp:posOffset>304165</wp:posOffset>
              </wp:positionV>
              <wp:extent cx="7031454" cy="5524500"/>
              <wp:effectExtent l="0" t="0" r="0" b="0"/>
              <wp:wrapTight wrapText="bothSides">
                <wp:wrapPolygon edited="0">
                  <wp:start x="0" y="0"/>
                  <wp:lineTo x="0" y="21526"/>
                  <wp:lineTo x="21536" y="21526"/>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1454" cy="5524500"/>
                      </a:xfrm>
                      <a:prstGeom prst="rect">
                        <a:avLst/>
                      </a:prstGeom>
                    </pic:spPr>
                  </pic:pic>
                </a:graphicData>
              </a:graphic>
            </wp:anchor>
          </w:drawing>
        </w:r>
      </w:del>
      <w:commentRangeEnd w:id="3"/>
      <w:r w:rsidR="005E3690">
        <w:rPr>
          <w:rStyle w:val="CommentReference"/>
        </w:rPr>
        <w:commentReference w:id="3"/>
      </w:r>
      <w:commentRangeEnd w:id="4"/>
      <w:r w:rsidR="00937948">
        <w:rPr>
          <w:rStyle w:val="CommentReference"/>
        </w:rPr>
        <w:commentReference w:id="4"/>
      </w:r>
    </w:p>
    <w:p w14:paraId="5BC13647" w14:textId="565E0574" w:rsidR="00A4129E" w:rsidRDefault="00A4129E" w:rsidP="00924C56">
      <w:pPr>
        <w:pPrChange w:id="6" w:author="Ava" w:date="2020-09-15T15:19:00Z">
          <w:pPr>
            <w:pStyle w:val="Caption"/>
            <w:jc w:val="both"/>
          </w:pPr>
        </w:pPrChange>
      </w:pPr>
    </w:p>
    <w:p w14:paraId="1E4C2D51" w14:textId="74A9A4E0" w:rsidR="0071523A" w:rsidRDefault="0071523A" w:rsidP="0071523A">
      <w:pPr>
        <w:pStyle w:val="Caption"/>
        <w:jc w:val="both"/>
        <w:rPr>
          <w:b/>
        </w:rPr>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Pr>
          <w:b/>
          <w:noProof/>
        </w:rPr>
        <w:t>1</w:t>
      </w:r>
      <w:r w:rsidRPr="00181A57">
        <w:rPr>
          <w:b/>
          <w:i w:val="0"/>
          <w:iCs w:val="0"/>
        </w:rPr>
        <w:fldChar w:fldCharType="end"/>
      </w:r>
      <w:r>
        <w:rPr>
          <w:b/>
        </w:rPr>
        <w:t xml:space="preserve">. Online target detection reveal rapid and robust sensitivity to embedded regularities. A. </w:t>
      </w:r>
      <w:ins w:id="7" w:author="Lucia" w:date="2020-09-13T22:25:00Z">
        <w:r w:rsidR="00937948">
          <w:rPr>
            <w:b/>
          </w:rPr>
          <w:t xml:space="preserve">Median </w:t>
        </w:r>
      </w:ins>
      <w:r>
        <w:rPr>
          <w:b/>
        </w:rPr>
        <w:t>Reaction times to target syllables are modulated by ordinal position in pseudowords. Participants responded more slowly to syllables in the word-initial (1</w:t>
      </w:r>
      <w:r w:rsidRPr="004729EC">
        <w:rPr>
          <w:b/>
          <w:vertAlign w:val="superscript"/>
        </w:rPr>
        <w:t>st</w:t>
      </w:r>
      <w:r>
        <w:rPr>
          <w:b/>
        </w:rPr>
        <w:t xml:space="preserve">) position (TP = 0.33) than to syllables in the word-medial </w:t>
      </w:r>
      <w:bookmarkStart w:id="8" w:name="_GoBack"/>
      <w:bookmarkEnd w:id="8"/>
      <w:r>
        <w:rPr>
          <w:b/>
        </w:rPr>
        <w:t>(2</w:t>
      </w:r>
      <w:r w:rsidRPr="004729EC">
        <w:rPr>
          <w:b/>
          <w:vertAlign w:val="superscript"/>
        </w:rPr>
        <w:t>nd</w:t>
      </w:r>
      <w:r>
        <w:rPr>
          <w:b/>
        </w:rPr>
        <w:t>) or word-final (3</w:t>
      </w:r>
      <w:r w:rsidRPr="004729EC">
        <w:rPr>
          <w:b/>
          <w:vertAlign w:val="superscript"/>
        </w:rPr>
        <w:t>rd</w:t>
      </w:r>
      <w:r>
        <w:rPr>
          <w:b/>
        </w:rPr>
        <w:t>) position</w:t>
      </w:r>
      <w:r w:rsidR="00937948">
        <w:rPr>
          <w:b/>
        </w:rPr>
        <w:t xml:space="preserve"> (</w:t>
      </w:r>
      <w:ins w:id="9" w:author="Lucia" w:date="2020-09-13T22:23:00Z">
        <w:r w:rsidR="00937948">
          <w:rPr>
            <w:b/>
          </w:rPr>
          <w:t>TP=1)</w:t>
        </w:r>
      </w:ins>
      <w:r>
        <w:rPr>
          <w:b/>
        </w:rPr>
        <w:t xml:space="preserve">. B. Median </w:t>
      </w:r>
      <w:ins w:id="10" w:author="Lucia" w:date="2020-09-13T22:23:00Z">
        <w:r w:rsidR="00937948">
          <w:rPr>
            <w:b/>
          </w:rPr>
          <w:t>reaction times</w:t>
        </w:r>
      </w:ins>
      <w:ins w:id="11" w:author="Lucia" w:date="2020-09-13T22:24:00Z">
        <w:r w:rsidR="00937948">
          <w:rPr>
            <w:b/>
          </w:rPr>
          <w:t xml:space="preserve"> </w:t>
        </w:r>
      </w:ins>
      <w:ins w:id="12" w:author="Lucia" w:date="2020-09-13T22:23:00Z">
        <w:r w:rsidR="00937948">
          <w:rPr>
            <w:b/>
          </w:rPr>
          <w:t>(</w:t>
        </w:r>
      </w:ins>
      <w:r>
        <w:rPr>
          <w:b/>
        </w:rPr>
        <w:t>RTs</w:t>
      </w:r>
      <w:ins w:id="13" w:author="Lucia" w:date="2020-09-13T22:24:00Z">
        <w:r w:rsidR="00937948">
          <w:rPr>
            <w:b/>
          </w:rPr>
          <w:t>)</w:t>
        </w:r>
      </w:ins>
      <w:r>
        <w:rPr>
          <w:b/>
        </w:rPr>
        <w:t xml:space="preserve"> for each</w:t>
      </w:r>
      <w:ins w:id="14" w:author="Lucia" w:date="2020-09-13T22:24:00Z">
        <w:r w:rsidR="00937948">
          <w:rPr>
            <w:b/>
          </w:rPr>
          <w:t xml:space="preserve"> ordinal</w:t>
        </w:r>
      </w:ins>
      <w:r>
        <w:rPr>
          <w:b/>
        </w:rPr>
        <w:t xml:space="preserve"> position collapsed over blocks. Dots are individual participant medians, jittered along x-axis for visibility. Box plots indicate group median and CI’s, half-violins describe distribution. C. Reaction time effect appears in the first block (within 3 minutes of exposure). This effect was present in block 1 and remained stable throughout subsequent blocks. D. </w:t>
      </w:r>
      <w:r w:rsidRPr="009819FC">
        <w:rPr>
          <w:b/>
        </w:rPr>
        <w:t xml:space="preserve">Online measure of SL </w:t>
      </w:r>
      <w:r>
        <w:rPr>
          <w:b/>
        </w:rPr>
        <w:t>as a function of</w:t>
      </w:r>
      <w:r w:rsidRPr="009819FC">
        <w:rPr>
          <w:b/>
        </w:rPr>
        <w:t xml:space="preserve"> block. As per Sie</w:t>
      </w:r>
      <w:r>
        <w:rPr>
          <w:b/>
        </w:rPr>
        <w:t>gelman et al. 2018</w:t>
      </w:r>
      <w:r w:rsidRPr="009819FC">
        <w:rPr>
          <w:b/>
        </w:rPr>
        <w:t xml:space="preserve">, we used this composite measure to evaluate the magnitude of the reaction time effect (specifically, the difference between the log average RT to first – (second </w:t>
      </w:r>
      <w:r>
        <w:rPr>
          <w:b/>
        </w:rPr>
        <w:t>&amp;</w:t>
      </w:r>
      <w:r w:rsidRPr="009819FC">
        <w:rPr>
          <w:b/>
        </w:rPr>
        <w:t xml:space="preserve"> third) position syllables), as a proxy for statistical learning. We observed no significant effect of block on this metric, suggesting that the modulation of RT as a function of target syllable position in the pseudowords had already occurred in the first block.  </w:t>
      </w:r>
    </w:p>
    <w:p w14:paraId="6B734900" w14:textId="77777777" w:rsidR="0071523A" w:rsidRDefault="0071523A" w:rsidP="0071523A"/>
    <w:p w14:paraId="40C47744" w14:textId="2EA3905D" w:rsidR="0071523A" w:rsidRPr="0071523A" w:rsidRDefault="0071523A" w:rsidP="0071523A">
      <w:del w:id="15" w:author="Ava" w:date="2020-09-15T15:41:00Z">
        <w:r w:rsidDel="0037063D">
          <w:rPr>
            <w:rFonts w:ascii="Arial" w:hAnsi="Arial" w:cs="Arial"/>
            <w:noProof/>
          </w:rPr>
          <w:lastRenderedPageBreak/>
          <w:drawing>
            <wp:inline distT="0" distB="0" distL="0" distR="0" wp14:anchorId="28A47BAC" wp14:editId="54C4DE17">
              <wp:extent cx="5943600" cy="4245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3_fig5_wordre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16" w:author="Ava" w:date="2020-09-15T15:45:00Z">
        <w:r w:rsidR="0037063D">
          <w:rPr>
            <w:noProof/>
          </w:rPr>
          <w:drawing>
            <wp:inline distT="0" distB="0" distL="0" distR="0" wp14:anchorId="53E5FD00" wp14:editId="4F0BA0A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4C2045B1" w14:textId="77777777" w:rsidR="007836EA" w:rsidDel="0037063D" w:rsidRDefault="00E617F8" w:rsidP="00E617F8">
      <w:pPr>
        <w:pStyle w:val="Caption"/>
        <w:jc w:val="both"/>
        <w:rPr>
          <w:del w:id="17" w:author="Ava" w:date="2020-09-15T15:45:00Z"/>
          <w:b/>
          <w:noProof/>
        </w:rPr>
      </w:pPr>
      <w:r w:rsidRPr="00294418">
        <w:rPr>
          <w:b/>
        </w:rPr>
        <w:t xml:space="preserve">Figure </w:t>
      </w:r>
      <w:r>
        <w:rPr>
          <w:b/>
          <w:noProof/>
        </w:rPr>
        <w:t>2. Pseudoword vs. part-word discrimination. Word recognition performance was above 50% chance level, suggesting participants were able to use implicitly learned regularities during the exposure phase to explicitly discriminate pseudowords from part-word foils.</w:t>
      </w:r>
      <w:r w:rsidR="005C6252">
        <w:rPr>
          <w:b/>
          <w:noProof/>
        </w:rPr>
        <w:t xml:space="preserve"> Dot and error bars represent mean and standard error of the mean.</w:t>
      </w:r>
    </w:p>
    <w:p w14:paraId="0D1E76EA" w14:textId="0AFC0576" w:rsidR="007836EA" w:rsidRDefault="007836EA" w:rsidP="0037063D">
      <w:pPr>
        <w:pStyle w:val="Caption"/>
        <w:jc w:val="both"/>
        <w:rPr>
          <w:b/>
          <w:noProof/>
        </w:rPr>
        <w:pPrChange w:id="18" w:author="Ava" w:date="2020-09-15T15:45:00Z">
          <w:pPr>
            <w:pStyle w:val="Caption"/>
            <w:jc w:val="center"/>
          </w:pPr>
        </w:pPrChange>
      </w:pPr>
      <w:del w:id="19" w:author="Ava" w:date="2020-09-15T15:40:00Z">
        <w:r w:rsidDel="0037063D">
          <w:rPr>
            <w:noProof/>
          </w:rPr>
          <w:drawing>
            <wp:inline distT="0" distB="0" distL="0" distR="0" wp14:anchorId="4CA1E531" wp14:editId="016A32E6">
              <wp:extent cx="5153025" cy="36808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egelman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1029" cy="3686607"/>
                      </a:xfrm>
                      <a:prstGeom prst="rect">
                        <a:avLst/>
                      </a:prstGeom>
                    </pic:spPr>
                  </pic:pic>
                </a:graphicData>
              </a:graphic>
            </wp:inline>
          </w:drawing>
        </w:r>
      </w:del>
    </w:p>
    <w:p w14:paraId="64C499CA" w14:textId="17AC6044" w:rsidR="007836EA" w:rsidRPr="009819FC" w:rsidRDefault="007836EA" w:rsidP="007836EA">
      <w:pPr>
        <w:pStyle w:val="Caption"/>
        <w:rPr>
          <w:rFonts w:ascii="Arial" w:hAnsi="Arial" w:cs="Arial"/>
          <w:b/>
        </w:rPr>
      </w:pPr>
      <w:r w:rsidRPr="009819FC">
        <w:rPr>
          <w:b/>
        </w:rPr>
        <w:t xml:space="preserve">Figure </w:t>
      </w:r>
      <w:r w:rsidR="00C82874">
        <w:rPr>
          <w:b/>
        </w:rPr>
        <w:t>3</w:t>
      </w:r>
      <w:r>
        <w:rPr>
          <w:b/>
        </w:rPr>
        <w:t>.</w:t>
      </w:r>
      <w:r w:rsidRPr="009819FC">
        <w:rPr>
          <w:b/>
          <w:noProof/>
        </w:rPr>
        <w:t xml:space="preserve"> Pear</w:t>
      </w:r>
      <w:r>
        <w:rPr>
          <w:b/>
          <w:noProof/>
        </w:rPr>
        <w:t>son correlation between online measure of SL and word recognition performance for each participant. Correlation is weak and fails to reach significance</w:t>
      </w:r>
      <w:r w:rsidRPr="009819FC">
        <w:rPr>
          <w:b/>
          <w:noProof/>
        </w:rPr>
        <w:t>.</w:t>
      </w:r>
    </w:p>
    <w:p w14:paraId="1888E018" w14:textId="77777777" w:rsidR="00055130" w:rsidRDefault="00055130">
      <w:pPr>
        <w:rPr>
          <w:ins w:id="20" w:author="Ava" w:date="2020-09-15T16:40:00Z"/>
          <w:rFonts w:ascii="Arial" w:hAnsi="Arial" w:cs="Arial"/>
        </w:rPr>
      </w:pPr>
      <w:ins w:id="21" w:author="Ava" w:date="2020-09-15T16:40:00Z">
        <w:r>
          <w:rPr>
            <w:rFonts w:ascii="Arial" w:hAnsi="Arial" w:cs="Arial"/>
          </w:rPr>
          <w:br w:type="page"/>
        </w:r>
      </w:ins>
    </w:p>
    <w:p w14:paraId="654CCFB8" w14:textId="06417742" w:rsidR="0071523A" w:rsidRDefault="009F43FF" w:rsidP="00727F35">
      <w:pPr>
        <w:rPr>
          <w:rFonts w:ascii="Arial" w:hAnsi="Arial" w:cs="Arial"/>
        </w:rPr>
      </w:pPr>
      <w:ins w:id="22" w:author="Ava" w:date="2020-09-15T16:20:00Z">
        <w:r>
          <w:rPr>
            <w:rFonts w:ascii="Arial" w:hAnsi="Arial" w:cs="Arial"/>
            <w:noProof/>
          </w:rPr>
          <w:lastRenderedPageBreak/>
          <w:drawing>
            <wp:anchor distT="0" distB="0" distL="114300" distR="114300" simplePos="0" relativeHeight="251661312" behindDoc="0" locked="0" layoutInCell="1" allowOverlap="1" wp14:anchorId="6CE6672A" wp14:editId="71CF70A1">
              <wp:simplePos x="0" y="0"/>
              <wp:positionH relativeFrom="column">
                <wp:posOffset>-767715</wp:posOffset>
              </wp:positionH>
              <wp:positionV relativeFrom="paragraph">
                <wp:posOffset>246871</wp:posOffset>
              </wp:positionV>
              <wp:extent cx="7625715" cy="226568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3_v2_lesswi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25715" cy="2265680"/>
                      </a:xfrm>
                      <a:prstGeom prst="rect">
                        <a:avLst/>
                      </a:prstGeom>
                    </pic:spPr>
                  </pic:pic>
                </a:graphicData>
              </a:graphic>
              <wp14:sizeRelH relativeFrom="margin">
                <wp14:pctWidth>0</wp14:pctWidth>
              </wp14:sizeRelH>
              <wp14:sizeRelV relativeFrom="margin">
                <wp14:pctHeight>0</wp14:pctHeight>
              </wp14:sizeRelV>
            </wp:anchor>
          </w:drawing>
        </w:r>
      </w:ins>
    </w:p>
    <w:p w14:paraId="4EC9B0EA" w14:textId="7297A9A9" w:rsidR="00740130" w:rsidRDefault="00740130" w:rsidP="00740130">
      <w:pPr>
        <w:jc w:val="center"/>
        <w:rPr>
          <w:rFonts w:ascii="Arial" w:hAnsi="Arial" w:cs="Arial"/>
        </w:rPr>
      </w:pPr>
    </w:p>
    <w:p w14:paraId="5F635213" w14:textId="77777777" w:rsidR="009F43FF" w:rsidDel="009F43FF" w:rsidRDefault="009F43FF" w:rsidP="009F43FF">
      <w:pPr>
        <w:pStyle w:val="Caption"/>
        <w:rPr>
          <w:del w:id="23" w:author="Ava" w:date="2020-09-15T16:21:00Z"/>
          <w:moveTo w:id="24" w:author="Ava" w:date="2020-09-15T16:21:00Z"/>
          <w:b/>
        </w:rPr>
      </w:pPr>
      <w:moveToRangeStart w:id="25" w:author="Ava" w:date="2020-09-15T16:21:00Z" w:name="move51079300"/>
      <w:moveTo w:id="26" w:author="Ava" w:date="2020-09-15T16:21:00Z">
        <w:r w:rsidRPr="009819FC">
          <w:rPr>
            <w:b/>
          </w:rPr>
          <w:t xml:space="preserve">Figure </w:t>
        </w:r>
        <w:r>
          <w:rPr>
            <w:b/>
          </w:rPr>
          <w:t>4.</w:t>
        </w:r>
        <w:r w:rsidRPr="009819FC">
          <w:rPr>
            <w:b/>
          </w:rPr>
          <w:t xml:space="preserve"> Reaction time to target syllables modulated by ordinal position. A. RTs to targets in </w:t>
        </w:r>
        <w:proofErr w:type="gramStart"/>
        <w:r w:rsidRPr="009819FC">
          <w:rPr>
            <w:b/>
          </w:rPr>
          <w:t>2</w:t>
        </w:r>
        <w:r w:rsidRPr="009819FC">
          <w:rPr>
            <w:b/>
            <w:vertAlign w:val="superscript"/>
          </w:rPr>
          <w:t>nd</w:t>
        </w:r>
        <w:proofErr w:type="gramEnd"/>
        <w:r w:rsidRPr="009819FC">
          <w:rPr>
            <w:b/>
          </w:rPr>
          <w:t xml:space="preserve"> and 3</w:t>
        </w:r>
        <w:r w:rsidRPr="009819FC">
          <w:rPr>
            <w:b/>
            <w:vertAlign w:val="superscript"/>
          </w:rPr>
          <w:t>rd</w:t>
        </w:r>
        <w:r w:rsidRPr="009819FC">
          <w:rPr>
            <w:b/>
          </w:rPr>
          <w:t xml:space="preserve"> ordinal positions were faster than RTs to 1</w:t>
        </w:r>
        <w:r w:rsidRPr="009819FC">
          <w:rPr>
            <w:b/>
            <w:vertAlign w:val="superscript"/>
          </w:rPr>
          <w:t>st</w:t>
        </w:r>
        <w:r w:rsidRPr="009819FC">
          <w:rPr>
            <w:b/>
          </w:rPr>
          <w:t xml:space="preserve"> position targets for both random and structured conditions. However, the structured condition saw a much more pronounced RT effect. B. Distribution of median RTs to each target position for each participant</w:t>
        </w:r>
        <w:r>
          <w:rPr>
            <w:b/>
          </w:rPr>
          <w:t>.</w:t>
        </w:r>
        <w:r w:rsidRPr="00740130">
          <w:rPr>
            <w:b/>
          </w:rPr>
          <w:t xml:space="preserve"> </w:t>
        </w:r>
        <w:r>
          <w:rPr>
            <w:b/>
          </w:rPr>
          <w:t xml:space="preserve">C. </w:t>
        </w:r>
        <w:r w:rsidRPr="009819FC">
          <w:rPr>
            <w:b/>
          </w:rPr>
          <w:t xml:space="preserve">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moveTo>
    </w:p>
    <w:moveToRangeEnd w:id="25"/>
    <w:p w14:paraId="2A94F081" w14:textId="4E0EAAE7" w:rsidR="00740130" w:rsidDel="009F43FF" w:rsidRDefault="00740130" w:rsidP="009F43FF">
      <w:pPr>
        <w:rPr>
          <w:del w:id="27" w:author="Ava" w:date="2020-09-15T16:21:00Z"/>
          <w:rFonts w:ascii="Arial" w:hAnsi="Arial" w:cs="Arial"/>
        </w:rPr>
        <w:pPrChange w:id="28" w:author="Ava" w:date="2020-09-15T16:21:00Z">
          <w:pPr>
            <w:jc w:val="center"/>
          </w:pPr>
        </w:pPrChange>
      </w:pPr>
    </w:p>
    <w:p w14:paraId="2EDB4321" w14:textId="1EE29F0F" w:rsidR="00740130" w:rsidDel="009F43FF" w:rsidRDefault="00740130" w:rsidP="00740130">
      <w:pPr>
        <w:jc w:val="center"/>
        <w:rPr>
          <w:del w:id="29" w:author="Ava" w:date="2020-09-15T16:21:00Z"/>
          <w:rFonts w:ascii="Arial" w:hAnsi="Arial" w:cs="Arial"/>
        </w:rPr>
      </w:pPr>
    </w:p>
    <w:p w14:paraId="2CAB20A8" w14:textId="0043CC54" w:rsidR="00740130" w:rsidDel="009F43FF" w:rsidRDefault="00740130" w:rsidP="00740130">
      <w:pPr>
        <w:jc w:val="center"/>
        <w:rPr>
          <w:del w:id="30" w:author="Ava" w:date="2020-09-15T16:21:00Z"/>
          <w:rFonts w:ascii="Arial" w:hAnsi="Arial" w:cs="Arial"/>
        </w:rPr>
      </w:pPr>
    </w:p>
    <w:p w14:paraId="3C109470" w14:textId="0977888C" w:rsidR="00740130" w:rsidDel="009F43FF" w:rsidRDefault="00740130" w:rsidP="00740130">
      <w:pPr>
        <w:jc w:val="center"/>
        <w:rPr>
          <w:del w:id="31" w:author="Ava" w:date="2020-09-15T16:21:00Z"/>
          <w:rFonts w:ascii="Arial" w:hAnsi="Arial" w:cs="Arial"/>
        </w:rPr>
      </w:pPr>
    </w:p>
    <w:p w14:paraId="631B6A7F" w14:textId="54CC29FD" w:rsidR="00740130" w:rsidDel="009F43FF" w:rsidRDefault="00740130" w:rsidP="00740130">
      <w:pPr>
        <w:jc w:val="center"/>
        <w:rPr>
          <w:del w:id="32" w:author="Ava" w:date="2020-09-15T16:21:00Z"/>
          <w:rFonts w:ascii="Arial" w:hAnsi="Arial" w:cs="Arial"/>
        </w:rPr>
      </w:pPr>
    </w:p>
    <w:p w14:paraId="2DD173DD" w14:textId="58E19D41" w:rsidR="00740130" w:rsidDel="009F43FF" w:rsidRDefault="00740130" w:rsidP="00740130">
      <w:pPr>
        <w:jc w:val="center"/>
        <w:rPr>
          <w:del w:id="33" w:author="Ava" w:date="2020-09-15T16:21:00Z"/>
          <w:rFonts w:ascii="Arial" w:hAnsi="Arial" w:cs="Arial"/>
        </w:rPr>
      </w:pPr>
    </w:p>
    <w:p w14:paraId="5756A413" w14:textId="3C772DEC" w:rsidR="00740130" w:rsidDel="009F43FF" w:rsidRDefault="00740130" w:rsidP="00740130">
      <w:pPr>
        <w:jc w:val="center"/>
        <w:rPr>
          <w:del w:id="34" w:author="Ava" w:date="2020-09-15T16:21:00Z"/>
          <w:rFonts w:ascii="Arial" w:hAnsi="Arial" w:cs="Arial"/>
        </w:rPr>
      </w:pPr>
    </w:p>
    <w:p w14:paraId="31E14EFC" w14:textId="17015B9A" w:rsidR="00740130" w:rsidRDefault="00C82874" w:rsidP="009F43FF">
      <w:pPr>
        <w:pStyle w:val="Caption"/>
        <w:pPrChange w:id="35" w:author="Ava" w:date="2020-09-15T16:21:00Z">
          <w:pPr>
            <w:jc w:val="center"/>
          </w:pPr>
        </w:pPrChange>
      </w:pPr>
      <w:commentRangeStart w:id="36"/>
      <w:del w:id="37" w:author="Ava" w:date="2020-09-15T16:15:00Z">
        <w:r w:rsidDel="009F43FF">
          <w:rPr>
            <w:noProof/>
          </w:rPr>
          <w:drawing>
            <wp:anchor distT="0" distB="0" distL="114300" distR="114300" simplePos="0" relativeHeight="251659264" behindDoc="0" locked="0" layoutInCell="1" allowOverlap="1" wp14:anchorId="21CFA64B" wp14:editId="382A94AC">
              <wp:simplePos x="0" y="0"/>
              <wp:positionH relativeFrom="margin">
                <wp:posOffset>-419100</wp:posOffset>
              </wp:positionH>
              <wp:positionV relativeFrom="margin">
                <wp:posOffset>-133350</wp:posOffset>
              </wp:positionV>
              <wp:extent cx="6753225" cy="5305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3225" cy="5305425"/>
                      </a:xfrm>
                      <a:prstGeom prst="rect">
                        <a:avLst/>
                      </a:prstGeom>
                    </pic:spPr>
                  </pic:pic>
                </a:graphicData>
              </a:graphic>
            </wp:anchor>
          </w:drawing>
        </w:r>
      </w:del>
      <w:commentRangeEnd w:id="36"/>
      <w:r w:rsidR="00937948">
        <w:rPr>
          <w:rStyle w:val="CommentReference"/>
        </w:rPr>
        <w:commentReference w:id="36"/>
      </w:r>
    </w:p>
    <w:p w14:paraId="633C5003" w14:textId="77777777" w:rsidR="00055130" w:rsidRDefault="00055130">
      <w:pPr>
        <w:rPr>
          <w:ins w:id="38" w:author="Ava" w:date="2020-09-15T16:40:00Z"/>
          <w:b/>
        </w:rPr>
      </w:pPr>
      <w:ins w:id="39" w:author="Ava" w:date="2020-09-15T16:40:00Z">
        <w:r>
          <w:rPr>
            <w:b/>
          </w:rPr>
          <w:br w:type="page"/>
        </w:r>
      </w:ins>
    </w:p>
    <w:p w14:paraId="2B9FEA79" w14:textId="43CE7A72" w:rsidR="00740130" w:rsidDel="009F43FF" w:rsidRDefault="00740130" w:rsidP="00740130">
      <w:pPr>
        <w:pStyle w:val="Caption"/>
        <w:rPr>
          <w:del w:id="40" w:author="Ava" w:date="2020-09-15T16:21:00Z"/>
          <w:moveFrom w:id="41" w:author="Ava" w:date="2020-09-15T16:21:00Z"/>
          <w:b/>
        </w:rPr>
      </w:pPr>
      <w:moveFromRangeStart w:id="42" w:author="Ava" w:date="2020-09-15T16:21:00Z" w:name="move51079300"/>
      <w:moveFrom w:id="43" w:author="Ava" w:date="2020-09-15T16:21:00Z">
        <w:r w:rsidRPr="009819FC" w:rsidDel="009F43FF">
          <w:rPr>
            <w:b/>
          </w:rPr>
          <w:lastRenderedPageBreak/>
          <w:t xml:space="preserve">Figure </w:t>
        </w:r>
        <w:r w:rsidDel="009F43FF">
          <w:rPr>
            <w:b/>
          </w:rPr>
          <w:t>4.</w:t>
        </w:r>
        <w:r w:rsidRPr="009819FC" w:rsidDel="009F43FF">
          <w:rPr>
            <w:b/>
          </w:rPr>
          <w:t xml:space="preserve"> Reaction time to target syllables modulated by ordinal position. A. RTs to targets in 2</w:t>
        </w:r>
        <w:r w:rsidRPr="009819FC" w:rsidDel="009F43FF">
          <w:rPr>
            <w:b/>
            <w:vertAlign w:val="superscript"/>
          </w:rPr>
          <w:t>nd</w:t>
        </w:r>
        <w:r w:rsidRPr="009819FC" w:rsidDel="009F43FF">
          <w:rPr>
            <w:b/>
          </w:rPr>
          <w:t xml:space="preserve"> and 3</w:t>
        </w:r>
        <w:r w:rsidRPr="009819FC" w:rsidDel="009F43FF">
          <w:rPr>
            <w:b/>
            <w:vertAlign w:val="superscript"/>
          </w:rPr>
          <w:t>rd</w:t>
        </w:r>
        <w:r w:rsidRPr="009819FC" w:rsidDel="009F43FF">
          <w:rPr>
            <w:b/>
          </w:rPr>
          <w:t xml:space="preserve"> ordinal positions were faster than RTs to 1</w:t>
        </w:r>
        <w:r w:rsidRPr="009819FC" w:rsidDel="009F43FF">
          <w:rPr>
            <w:b/>
            <w:vertAlign w:val="superscript"/>
          </w:rPr>
          <w:t>st</w:t>
        </w:r>
        <w:r w:rsidRPr="009819FC" w:rsidDel="009F43FF">
          <w:rPr>
            <w:b/>
          </w:rPr>
          <w:t xml:space="preserve"> position targets for both random and structured conditions. However, the structured condition saw a much more pronounced RT effect. B. Distribution of median RTs to each target position for each participant</w:t>
        </w:r>
        <w:r w:rsidDel="009F43FF">
          <w:rPr>
            <w:b/>
          </w:rPr>
          <w:t>.</w:t>
        </w:r>
        <w:r w:rsidRPr="00740130" w:rsidDel="009F43FF">
          <w:rPr>
            <w:b/>
          </w:rPr>
          <w:t xml:space="preserve"> </w:t>
        </w:r>
        <w:r w:rsidDel="009F43FF">
          <w:rPr>
            <w:b/>
          </w:rPr>
          <w:t xml:space="preserve">C. </w:t>
        </w:r>
        <w:r w:rsidRPr="009819FC" w:rsidDel="009F43FF">
          <w:rPr>
            <w:b/>
          </w:rPr>
          <w:t>Linear predictions from GLM modelling RT as a function of ordinal position and condition. RTs to targets in the second and third positions were significantly shortened in the structured condition compared with the random condition. RTs to targets in the first position were unchang</w:t>
        </w:r>
        <w:del w:id="44" w:author="Ava" w:date="2020-09-15T16:21:00Z">
          <w:r w:rsidRPr="009819FC" w:rsidDel="009F43FF">
            <w:rPr>
              <w:b/>
            </w:rPr>
            <w:delText>ed.</w:delText>
          </w:r>
        </w:del>
      </w:moveFrom>
    </w:p>
    <w:moveFromRangeEnd w:id="42"/>
    <w:p w14:paraId="30F2DE07" w14:textId="77777777" w:rsidR="00740130" w:rsidRDefault="00740130" w:rsidP="00740130">
      <w:pPr>
        <w:rPr>
          <w:color w:val="44546A" w:themeColor="text2"/>
          <w:sz w:val="18"/>
          <w:szCs w:val="18"/>
        </w:rPr>
      </w:pPr>
      <w:del w:id="45" w:author="Ava" w:date="2020-09-15T16:21:00Z">
        <w:r w:rsidDel="009F43FF">
          <w:br w:type="page"/>
        </w:r>
      </w:del>
    </w:p>
    <w:p w14:paraId="703C839D" w14:textId="29AB68A0" w:rsidR="00740130" w:rsidRDefault="00740130" w:rsidP="00740130">
      <w:pPr>
        <w:pStyle w:val="Caption"/>
        <w:rPr>
          <w:b/>
          <w:noProof/>
        </w:rPr>
      </w:pPr>
      <w:del w:id="46" w:author="Ava" w:date="2020-09-15T14:16:00Z">
        <w:r w:rsidDel="00207821">
          <w:rPr>
            <w:noProof/>
          </w:rPr>
          <w:drawing>
            <wp:inline distT="0" distB="0" distL="0" distR="0" wp14:anchorId="26E559A7" wp14:editId="5E265F3E">
              <wp:extent cx="5943600" cy="42456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9_corr_z_final_sta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47" w:author="Ava" w:date="2020-09-15T15:21:00Z">
        <w:r w:rsidR="00924C56">
          <w:rPr>
            <w:b/>
            <w:noProof/>
          </w:rPr>
          <w:drawing>
            <wp:inline distT="0" distB="0" distL="0" distR="0" wp14:anchorId="2FD98C3B" wp14:editId="3280E9F9">
              <wp:extent cx="5543098" cy="395952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_corr_z_run_x_sta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4572" cy="3960578"/>
                      </a:xfrm>
                      <a:prstGeom prst="rect">
                        <a:avLst/>
                      </a:prstGeom>
                    </pic:spPr>
                  </pic:pic>
                </a:graphicData>
              </a:graphic>
            </wp:inline>
          </w:drawing>
        </w:r>
      </w:ins>
    </w:p>
    <w:p w14:paraId="5C920C67" w14:textId="5168F066" w:rsidR="00740130" w:rsidRPr="00207821" w:rsidRDefault="00740130" w:rsidP="00740130">
      <w:pPr>
        <w:pStyle w:val="Caption"/>
        <w:jc w:val="both"/>
        <w:rPr>
          <w:noProof/>
          <w:rPrChange w:id="48" w:author="Ava" w:date="2020-09-15T14:18:00Z">
            <w:rPr>
              <w:b/>
              <w:noProof/>
            </w:rPr>
          </w:rPrChange>
        </w:rPr>
      </w:pPr>
      <w:r w:rsidRPr="009819FC">
        <w:rPr>
          <w:b/>
        </w:rPr>
        <w:t xml:space="preserve">Figure </w:t>
      </w:r>
      <w:r>
        <w:rPr>
          <w:b/>
        </w:rPr>
        <w:t>5.</w:t>
      </w:r>
      <w:r w:rsidRPr="009819FC">
        <w:rPr>
          <w:b/>
        </w:rPr>
        <w:t xml:space="preserve"> </w:t>
      </w:r>
      <w:r w:rsidRPr="009819FC">
        <w:rPr>
          <w:b/>
          <w:noProof/>
        </w:rPr>
        <w:t xml:space="preserve">Within versus across </w:t>
      </w:r>
      <w:ins w:id="49" w:author="Ava" w:date="2020-09-15T14:18:00Z">
        <w:r w:rsidR="006F1CA1">
          <w:rPr>
            <w:b/>
            <w:noProof/>
          </w:rPr>
          <w:t xml:space="preserve">feature </w:t>
        </w:r>
      </w:ins>
      <w:del w:id="50" w:author="Ava" w:date="2020-09-15T14:18:00Z">
        <w:r w:rsidRPr="009819FC" w:rsidDel="006F1CA1">
          <w:rPr>
            <w:b/>
            <w:noProof/>
          </w:rPr>
          <w:delText xml:space="preserve">group </w:delText>
        </w:r>
      </w:del>
      <w:r w:rsidRPr="009819FC">
        <w:rPr>
          <w:b/>
          <w:noProof/>
        </w:rPr>
        <w:t>similarity</w:t>
      </w:r>
      <w:ins w:id="51" w:author="Ava" w:date="2020-09-15T14:17:00Z">
        <w:r w:rsidR="00207821">
          <w:rPr>
            <w:b/>
            <w:noProof/>
          </w:rPr>
          <w:t>.</w:t>
        </w:r>
      </w:ins>
      <w:ins w:id="52" w:author="Ava" w:date="2020-09-15T14:14:00Z">
        <w:r w:rsidR="00207821">
          <w:rPr>
            <w:b/>
            <w:noProof/>
          </w:rPr>
          <w:t xml:space="preserve"> </w:t>
        </w:r>
      </w:ins>
      <w:ins w:id="53" w:author="Ava" w:date="2020-09-15T14:17:00Z">
        <w:r w:rsidR="00207821" w:rsidRPr="00207821">
          <w:rPr>
            <w:noProof/>
            <w:rPrChange w:id="54" w:author="Ava" w:date="2020-09-15T14:18:00Z">
              <w:rPr>
                <w:b/>
                <w:noProof/>
              </w:rPr>
            </w:rPrChange>
          </w:rPr>
          <w:t>We calculated the difference in mean similarity (</w:t>
        </w:r>
      </w:ins>
      <w:ins w:id="55" w:author="Ava" w:date="2020-09-15T14:14:00Z">
        <w:r w:rsidR="00207821" w:rsidRPr="00207821">
          <w:rPr>
            <w:noProof/>
            <w:rPrChange w:id="56" w:author="Ava" w:date="2020-09-15T14:18:00Z">
              <w:rPr>
                <w:b/>
                <w:noProof/>
              </w:rPr>
            </w:rPrChange>
          </w:rPr>
          <w:t>z-transformed Pearson’s r)</w:t>
        </w:r>
      </w:ins>
      <w:r w:rsidRPr="00207821">
        <w:rPr>
          <w:noProof/>
          <w:rPrChange w:id="57" w:author="Ava" w:date="2020-09-15T14:18:00Z">
            <w:rPr>
              <w:b/>
              <w:noProof/>
            </w:rPr>
          </w:rPrChange>
        </w:rPr>
        <w:t xml:space="preserve"> for four features of the stimulus stream. For each feature, we determined within and across groups</w:t>
      </w:r>
      <w:ins w:id="58" w:author="Ava" w:date="2020-09-15T14:14:00Z">
        <w:r w:rsidR="00207821" w:rsidRPr="00207821">
          <w:rPr>
            <w:noProof/>
            <w:rPrChange w:id="59" w:author="Ava" w:date="2020-09-15T14:18:00Z">
              <w:rPr>
                <w:b/>
                <w:noProof/>
              </w:rPr>
            </w:rPrChange>
          </w:rPr>
          <w:t>:</w:t>
        </w:r>
      </w:ins>
      <w:del w:id="60" w:author="Ava" w:date="2020-09-15T14:14:00Z">
        <w:r w:rsidRPr="00207821" w:rsidDel="00207821">
          <w:rPr>
            <w:noProof/>
            <w:rPrChange w:id="61" w:author="Ava" w:date="2020-09-15T14:18:00Z">
              <w:rPr>
                <w:b/>
                <w:noProof/>
              </w:rPr>
            </w:rPrChange>
          </w:rPr>
          <w:delText>;</w:delText>
        </w:r>
      </w:del>
      <w:r w:rsidRPr="00207821">
        <w:rPr>
          <w:noProof/>
          <w:rPrChange w:id="62" w:author="Ava" w:date="2020-09-15T14:18:00Z">
            <w:rPr>
              <w:b/>
              <w:noProof/>
            </w:rPr>
          </w:rPrChange>
        </w:rPr>
        <w:t xml:space="preserve"> pairs of syllables that share the property versus pairs that </w:t>
      </w:r>
      <w:ins w:id="63" w:author="Ava" w:date="2020-09-15T14:14:00Z">
        <w:r w:rsidR="00207821" w:rsidRPr="00207821">
          <w:rPr>
            <w:noProof/>
            <w:rPrChange w:id="64" w:author="Ava" w:date="2020-09-15T14:18:00Z">
              <w:rPr>
                <w:b/>
                <w:noProof/>
              </w:rPr>
            </w:rPrChange>
          </w:rPr>
          <w:t>do not share</w:t>
        </w:r>
      </w:ins>
      <w:del w:id="65" w:author="Ava" w:date="2020-09-15T14:14:00Z">
        <w:r w:rsidRPr="00207821" w:rsidDel="00207821">
          <w:rPr>
            <w:noProof/>
            <w:rPrChange w:id="66" w:author="Ava" w:date="2020-09-15T14:18:00Z">
              <w:rPr>
                <w:b/>
                <w:noProof/>
              </w:rPr>
            </w:rPrChange>
          </w:rPr>
          <w:delText>violate</w:delText>
        </w:r>
      </w:del>
      <w:r w:rsidRPr="00207821">
        <w:rPr>
          <w:noProof/>
          <w:rPrChange w:id="67" w:author="Ava" w:date="2020-09-15T14:18:00Z">
            <w:rPr>
              <w:b/>
              <w:noProof/>
            </w:rPr>
          </w:rPrChange>
        </w:rPr>
        <w:t xml:space="preserve"> the property, respectively. We </w:t>
      </w:r>
      <w:ins w:id="68" w:author="Ava" w:date="2020-09-15T14:15:00Z">
        <w:r w:rsidR="00207821" w:rsidRPr="00207821">
          <w:rPr>
            <w:noProof/>
            <w:rPrChange w:id="69" w:author="Ava" w:date="2020-09-15T14:18:00Z">
              <w:rPr>
                <w:b/>
                <w:noProof/>
              </w:rPr>
            </w:rPrChange>
          </w:rPr>
          <w:t xml:space="preserve">bootstrapped the observations for each analysis by </w:t>
        </w:r>
      </w:ins>
      <w:r w:rsidRPr="00207821">
        <w:rPr>
          <w:noProof/>
          <w:rPrChange w:id="70" w:author="Ava" w:date="2020-09-15T14:18:00Z">
            <w:rPr>
              <w:b/>
              <w:noProof/>
            </w:rPr>
          </w:rPrChange>
        </w:rPr>
        <w:t>sampl</w:t>
      </w:r>
      <w:ins w:id="71" w:author="Ava" w:date="2020-09-15T14:15:00Z">
        <w:r w:rsidR="00207821" w:rsidRPr="00207821">
          <w:rPr>
            <w:noProof/>
            <w:rPrChange w:id="72" w:author="Ava" w:date="2020-09-15T14:18:00Z">
              <w:rPr>
                <w:b/>
                <w:noProof/>
              </w:rPr>
            </w:rPrChange>
          </w:rPr>
          <w:t>ing</w:t>
        </w:r>
      </w:ins>
      <w:del w:id="73" w:author="Ava" w:date="2020-09-15T14:15:00Z">
        <w:r w:rsidRPr="00207821" w:rsidDel="00207821">
          <w:rPr>
            <w:noProof/>
            <w:rPrChange w:id="74" w:author="Ava" w:date="2020-09-15T14:18:00Z">
              <w:rPr>
                <w:b/>
                <w:noProof/>
              </w:rPr>
            </w:rPrChange>
          </w:rPr>
          <w:delText>ed</w:delText>
        </w:r>
      </w:del>
      <w:r w:rsidRPr="00207821">
        <w:rPr>
          <w:noProof/>
          <w:rPrChange w:id="75" w:author="Ava" w:date="2020-09-15T14:18:00Z">
            <w:rPr>
              <w:b/>
              <w:noProof/>
            </w:rPr>
          </w:rPrChange>
        </w:rPr>
        <w:t xml:space="preserve"> 200 times with replacement </w:t>
      </w:r>
      <w:ins w:id="76" w:author="Ava" w:date="2020-09-15T14:15:00Z">
        <w:r w:rsidR="00207821" w:rsidRPr="00207821">
          <w:rPr>
            <w:noProof/>
            <w:rPrChange w:id="77" w:author="Ava" w:date="2020-09-15T14:18:00Z">
              <w:rPr>
                <w:b/>
                <w:noProof/>
              </w:rPr>
            </w:rPrChange>
          </w:rPr>
          <w:t>from all participants’s individual similarity matrices (</w:t>
        </w:r>
      </w:ins>
      <w:ins w:id="78" w:author="Ava" w:date="2020-09-15T14:16:00Z">
        <w:r w:rsidR="00207821" w:rsidRPr="00207821">
          <w:rPr>
            <w:noProof/>
            <w:rPrChange w:id="79" w:author="Ava" w:date="2020-09-15T14:18:00Z">
              <w:rPr>
                <w:b/>
                <w:noProof/>
              </w:rPr>
            </w:rPrChange>
          </w:rPr>
          <w:t xml:space="preserve">correlation between RT for </w:t>
        </w:r>
      </w:ins>
      <w:del w:id="80" w:author="Ava" w:date="2020-09-15T14:15:00Z">
        <w:r w:rsidRPr="00207821" w:rsidDel="00207821">
          <w:rPr>
            <w:noProof/>
            <w:rPrChange w:id="81" w:author="Ava" w:date="2020-09-15T14:18:00Z">
              <w:rPr>
                <w:b/>
                <w:noProof/>
              </w:rPr>
            </w:rPrChange>
          </w:rPr>
          <w:delText xml:space="preserve">from </w:delText>
        </w:r>
      </w:del>
      <w:del w:id="82" w:author="Ava" w:date="2020-09-15T14:16:00Z">
        <w:r w:rsidRPr="00207821" w:rsidDel="00207821">
          <w:rPr>
            <w:noProof/>
            <w:rPrChange w:id="83" w:author="Ava" w:date="2020-09-15T14:18:00Z">
              <w:rPr>
                <w:b/>
                <w:noProof/>
              </w:rPr>
            </w:rPrChange>
          </w:rPr>
          <w:delText xml:space="preserve">the </w:delText>
        </w:r>
      </w:del>
      <w:r w:rsidRPr="00207821">
        <w:rPr>
          <w:noProof/>
          <w:rPrChange w:id="84" w:author="Ava" w:date="2020-09-15T14:18:00Z">
            <w:rPr>
              <w:b/>
              <w:noProof/>
            </w:rPr>
          </w:rPrChange>
        </w:rPr>
        <w:t xml:space="preserve">12-x-12 </w:t>
      </w:r>
      <w:del w:id="85" w:author="Ava" w:date="2020-09-15T14:16:00Z">
        <w:r w:rsidRPr="00207821" w:rsidDel="00207821">
          <w:rPr>
            <w:noProof/>
            <w:rPrChange w:id="86" w:author="Ava" w:date="2020-09-15T14:18:00Z">
              <w:rPr>
                <w:b/>
                <w:noProof/>
              </w:rPr>
            </w:rPrChange>
          </w:rPr>
          <w:delText xml:space="preserve">syllable-wise dissimilarity matrices created for each participant. </w:delText>
        </w:r>
      </w:del>
      <w:ins w:id="87" w:author="Ava" w:date="2020-09-15T14:16:00Z">
        <w:r w:rsidR="00207821" w:rsidRPr="00207821">
          <w:rPr>
            <w:noProof/>
            <w:rPrChange w:id="88" w:author="Ava" w:date="2020-09-15T14:18:00Z">
              <w:rPr>
                <w:b/>
                <w:noProof/>
              </w:rPr>
            </w:rPrChange>
          </w:rPr>
          <w:t xml:space="preserve">syllables). </w:t>
        </w:r>
      </w:ins>
    </w:p>
    <w:p w14:paraId="69F2BAAF" w14:textId="77777777" w:rsidR="00740130" w:rsidRDefault="00740130" w:rsidP="00740130">
      <w:pPr>
        <w:rPr>
          <w:noProof/>
          <w:color w:val="44546A" w:themeColor="text2"/>
          <w:sz w:val="18"/>
          <w:szCs w:val="18"/>
        </w:rPr>
      </w:pPr>
      <w:r>
        <w:rPr>
          <w:noProof/>
        </w:rPr>
        <w:br w:type="page"/>
      </w:r>
    </w:p>
    <w:p w14:paraId="1FF0C1AA" w14:textId="67C4536D" w:rsidR="00740130" w:rsidRPr="00360148" w:rsidRDefault="0082320A" w:rsidP="005F2FE8">
      <w:pPr>
        <w:pStyle w:val="Caption"/>
        <w:jc w:val="center"/>
        <w:rPr>
          <w:b/>
          <w:i w:val="0"/>
        </w:rPr>
        <w:pPrChange w:id="89" w:author="Ava" w:date="2020-09-15T16:35:00Z">
          <w:pPr>
            <w:pStyle w:val="Caption"/>
            <w:jc w:val="both"/>
          </w:pPr>
        </w:pPrChange>
      </w:pPr>
      <w:del w:id="90" w:author="Ava" w:date="2020-09-15T10:29:00Z">
        <w:r w:rsidDel="00D84E55">
          <w:rPr>
            <w:i w:val="0"/>
            <w:iCs w:val="0"/>
            <w:noProof/>
            <w:color w:val="auto"/>
            <w:sz w:val="16"/>
            <w:szCs w:val="16"/>
          </w:rPr>
          <w:lastRenderedPageBreak/>
          <w:drawing>
            <wp:inline distT="0" distB="0" distL="0" distR="0" wp14:anchorId="30DA8C7E" wp14:editId="4657A9B8">
              <wp:extent cx="5943600" cy="4245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0_corr_sub_final_labe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91" w:author="Ava" w:date="2020-09-15T16:35:00Z">
        <w:r w:rsidR="005F2FE8">
          <w:rPr>
            <w:b/>
            <w:i w:val="0"/>
            <w:noProof/>
          </w:rPr>
          <w:drawing>
            <wp:inline distT="0" distB="0" distL="0" distR="0" wp14:anchorId="71C175C1" wp14:editId="69DED77F">
              <wp:extent cx="5218981" cy="4566608"/>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0_corr_sub_final_labels_x_facet2_bl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1522" cy="4568832"/>
                      </a:xfrm>
                      <a:prstGeom prst="rect">
                        <a:avLst/>
                      </a:prstGeom>
                    </pic:spPr>
                  </pic:pic>
                </a:graphicData>
              </a:graphic>
            </wp:inline>
          </w:drawing>
        </w:r>
      </w:ins>
      <w:commentRangeStart w:id="92"/>
    </w:p>
    <w:p w14:paraId="7242546C" w14:textId="77777777" w:rsidR="00740130" w:rsidRPr="009819FC" w:rsidRDefault="00740130" w:rsidP="00740130">
      <w:pPr>
        <w:pStyle w:val="Caption"/>
        <w:jc w:val="both"/>
        <w:rPr>
          <w:rFonts w:ascii="Arial" w:hAnsi="Arial" w:cs="Arial"/>
          <w:b/>
        </w:rPr>
      </w:pPr>
    </w:p>
    <w:p w14:paraId="75AD9FE1" w14:textId="77777777" w:rsidR="00740130" w:rsidRDefault="00740130" w:rsidP="00740130">
      <w:pPr>
        <w:pStyle w:val="Caption"/>
        <w:jc w:val="both"/>
        <w:rPr>
          <w:b/>
          <w:noProof/>
        </w:rPr>
      </w:pPr>
      <w:r w:rsidRPr="009819FC">
        <w:rPr>
          <w:b/>
        </w:rPr>
        <w:t xml:space="preserve">Figure </w:t>
      </w:r>
      <w:r>
        <w:rPr>
          <w:b/>
        </w:rPr>
        <w:t>6. Correlation between word recognition performance and within vs. across similarity for each stream feature per participant</w:t>
      </w:r>
      <w:r w:rsidRPr="009819FC">
        <w:rPr>
          <w:b/>
          <w:noProof/>
        </w:rPr>
        <w:t>.</w:t>
      </w:r>
      <w:r>
        <w:rPr>
          <w:b/>
          <w:noProof/>
        </w:rPr>
        <w:t xml:space="preserve"> All features were weakly correlated with offline word recognition, but transitional probability significantly predicts word recognition performance. </w:t>
      </w:r>
    </w:p>
    <w:p w14:paraId="20DB6344" w14:textId="77777777" w:rsidR="00740130" w:rsidRDefault="00740130" w:rsidP="00740130">
      <w:pPr>
        <w:rPr>
          <w:rFonts w:ascii="Arial" w:hAnsi="Arial" w:cs="Arial"/>
        </w:rPr>
      </w:pPr>
    </w:p>
    <w:p w14:paraId="1B7BEA2B" w14:textId="77777777" w:rsidR="00A4129E" w:rsidRDefault="00A4129E" w:rsidP="00740130">
      <w:pPr>
        <w:rPr>
          <w:rFonts w:ascii="Arial" w:hAnsi="Arial" w:cs="Arial"/>
        </w:rPr>
      </w:pPr>
    </w:p>
    <w:p w14:paraId="7BD32B84" w14:textId="77777777" w:rsidR="00A4129E" w:rsidRDefault="00A4129E" w:rsidP="00740130">
      <w:pPr>
        <w:rPr>
          <w:rFonts w:ascii="Arial" w:hAnsi="Arial" w:cs="Arial"/>
        </w:rPr>
      </w:pPr>
    </w:p>
    <w:p w14:paraId="6F39541F" w14:textId="77777777" w:rsidR="00A4129E" w:rsidRDefault="00A4129E" w:rsidP="00740130">
      <w:pPr>
        <w:rPr>
          <w:rFonts w:ascii="Arial" w:hAnsi="Arial" w:cs="Arial"/>
        </w:rPr>
      </w:pPr>
    </w:p>
    <w:p w14:paraId="055D1C21" w14:textId="77777777" w:rsidR="00A4129E" w:rsidRDefault="00A4129E" w:rsidP="00740130">
      <w:pPr>
        <w:rPr>
          <w:rFonts w:ascii="Arial" w:hAnsi="Arial" w:cs="Arial"/>
        </w:rPr>
      </w:pPr>
    </w:p>
    <w:p w14:paraId="600CE2FF" w14:textId="77777777" w:rsidR="00A4129E" w:rsidRDefault="00A4129E" w:rsidP="00740130">
      <w:pPr>
        <w:rPr>
          <w:rFonts w:ascii="Arial" w:hAnsi="Arial" w:cs="Arial"/>
        </w:rPr>
      </w:pPr>
    </w:p>
    <w:p w14:paraId="696D35A3" w14:textId="77777777" w:rsidR="00A4129E" w:rsidRDefault="00A4129E" w:rsidP="00740130">
      <w:pPr>
        <w:rPr>
          <w:rFonts w:ascii="Arial" w:hAnsi="Arial" w:cs="Arial"/>
        </w:rPr>
      </w:pPr>
    </w:p>
    <w:p w14:paraId="1DAFA8BA" w14:textId="77777777" w:rsidR="00A4129E" w:rsidRDefault="00A4129E" w:rsidP="00740130">
      <w:pPr>
        <w:rPr>
          <w:rFonts w:ascii="Arial" w:hAnsi="Arial" w:cs="Arial"/>
        </w:rPr>
      </w:pPr>
    </w:p>
    <w:p w14:paraId="76E89A5E" w14:textId="77777777" w:rsidR="00A4129E" w:rsidRDefault="00A4129E" w:rsidP="00740130">
      <w:pPr>
        <w:rPr>
          <w:rFonts w:ascii="Arial" w:hAnsi="Arial" w:cs="Arial"/>
        </w:rPr>
      </w:pPr>
    </w:p>
    <w:p w14:paraId="54770E32" w14:textId="77777777" w:rsidR="00A4129E" w:rsidRDefault="00A4129E" w:rsidP="00740130">
      <w:pPr>
        <w:rPr>
          <w:rFonts w:ascii="Arial" w:hAnsi="Arial" w:cs="Arial"/>
        </w:rPr>
      </w:pPr>
    </w:p>
    <w:p w14:paraId="76686C5A" w14:textId="77777777" w:rsidR="00A4129E" w:rsidRDefault="00A4129E" w:rsidP="00740130">
      <w:pPr>
        <w:rPr>
          <w:rFonts w:ascii="Arial" w:hAnsi="Arial" w:cs="Arial"/>
          <w:b/>
        </w:rPr>
      </w:pPr>
    </w:p>
    <w:p w14:paraId="1F11B0E2" w14:textId="6E45F778" w:rsidR="00A4129E" w:rsidRDefault="00A4129E" w:rsidP="00740130">
      <w:pPr>
        <w:rPr>
          <w:ins w:id="93" w:author="Ava" w:date="2020-09-15T17:17:00Z"/>
          <w:rFonts w:ascii="Arial" w:hAnsi="Arial" w:cs="Arial"/>
          <w:b/>
        </w:rPr>
      </w:pPr>
      <w:r w:rsidRPr="00A4129E">
        <w:rPr>
          <w:rFonts w:ascii="Arial" w:hAnsi="Arial" w:cs="Arial"/>
          <w:b/>
        </w:rPr>
        <w:t>Supplementary Figures</w:t>
      </w:r>
    </w:p>
    <w:p w14:paraId="0D33B00E" w14:textId="28985244" w:rsidR="0029299E" w:rsidRDefault="0029299E" w:rsidP="00740130">
      <w:pPr>
        <w:rPr>
          <w:ins w:id="94" w:author="Ava" w:date="2020-09-15T17:18:00Z"/>
          <w:rFonts w:ascii="Arial" w:hAnsi="Arial" w:cs="Arial"/>
          <w:b/>
        </w:rPr>
      </w:pPr>
      <w:ins w:id="95" w:author="Ava" w:date="2020-09-15T17:17:00Z">
        <w:r>
          <w:rPr>
            <w:rFonts w:ascii="Arial" w:hAnsi="Arial" w:cs="Arial"/>
            <w:b/>
            <w:noProof/>
          </w:rPr>
          <w:drawing>
            <wp:inline distT="0" distB="0" distL="0" distR="0" wp14:anchorId="190AB26A" wp14:editId="79320603">
              <wp:extent cx="6419451" cy="3045124"/>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_S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24471" cy="3047505"/>
                      </a:xfrm>
                      <a:prstGeom prst="rect">
                        <a:avLst/>
                      </a:prstGeom>
                    </pic:spPr>
                  </pic:pic>
                </a:graphicData>
              </a:graphic>
            </wp:inline>
          </w:drawing>
        </w:r>
      </w:ins>
    </w:p>
    <w:p w14:paraId="55809597" w14:textId="3EE0CA5C" w:rsidR="0029299E" w:rsidRDefault="0029299E" w:rsidP="0029299E">
      <w:pPr>
        <w:rPr>
          <w:ins w:id="96" w:author="Ava" w:date="2020-09-15T17:18:00Z"/>
          <w:rFonts w:ascii="Arial" w:hAnsi="Arial" w:cs="Arial"/>
          <w:b/>
        </w:rPr>
      </w:pPr>
      <w:ins w:id="97" w:author="Ava" w:date="2020-09-15T17:18:00Z">
        <w:r>
          <w:rPr>
            <w:rFonts w:ascii="Arial" w:hAnsi="Arial" w:cs="Arial"/>
            <w:b/>
          </w:rPr>
          <w:t>Figure S1</w:t>
        </w:r>
        <w:r>
          <w:rPr>
            <w:rFonts w:ascii="Arial" w:hAnsi="Arial" w:cs="Arial"/>
            <w:b/>
          </w:rPr>
          <w:t xml:space="preserve">. Accuracy in Experiment 1. Accuracy for each target syllable. </w:t>
        </w:r>
      </w:ins>
    </w:p>
    <w:p w14:paraId="61FBF8E5" w14:textId="2A2D0672" w:rsidR="0029299E" w:rsidRPr="00A4129E" w:rsidRDefault="0029299E" w:rsidP="0029299E">
      <w:pPr>
        <w:rPr>
          <w:ins w:id="98" w:author="Ava" w:date="2020-09-15T17:18:00Z"/>
          <w:rFonts w:ascii="Arial" w:hAnsi="Arial" w:cs="Arial"/>
          <w:b/>
        </w:rPr>
        <w:pPrChange w:id="99" w:author="Ava" w:date="2020-09-15T17:18:00Z">
          <w:pPr/>
        </w:pPrChange>
      </w:pPr>
      <w:ins w:id="100" w:author="Ava" w:date="2020-09-15T17:18:00Z">
        <w:r>
          <w:rPr>
            <w:rFonts w:ascii="Arial" w:hAnsi="Arial" w:cs="Arial"/>
            <w:b/>
          </w:rPr>
          <w:t>F</w:t>
        </w:r>
        <w:r>
          <w:rPr>
            <w:rFonts w:ascii="Arial" w:hAnsi="Arial" w:cs="Arial"/>
            <w:b/>
          </w:rPr>
          <w:t xml:space="preserve">igure S8. Accuracy in Experiment 2. Accuracy for each target syllable in random and structured. </w:t>
        </w:r>
      </w:ins>
    </w:p>
    <w:p w14:paraId="7698CBFF" w14:textId="3EC726F4" w:rsidR="006E7815" w:rsidRDefault="006E7815">
      <w:pPr>
        <w:rPr>
          <w:ins w:id="101" w:author="Ava" w:date="2020-09-15T17:29:00Z"/>
          <w:rFonts w:ascii="Arial" w:hAnsi="Arial" w:cs="Arial"/>
          <w:b/>
        </w:rPr>
      </w:pPr>
      <w:ins w:id="102" w:author="Ava" w:date="2020-09-15T17:29:00Z">
        <w:r>
          <w:rPr>
            <w:rFonts w:ascii="Arial" w:hAnsi="Arial" w:cs="Arial"/>
            <w:b/>
          </w:rPr>
          <w:br w:type="page"/>
        </w:r>
      </w:ins>
    </w:p>
    <w:p w14:paraId="792E2598" w14:textId="77777777" w:rsidR="0029299E" w:rsidRDefault="0029299E" w:rsidP="00740130">
      <w:pPr>
        <w:rPr>
          <w:rFonts w:ascii="Arial" w:hAnsi="Arial" w:cs="Arial"/>
          <w:b/>
        </w:rPr>
      </w:pPr>
    </w:p>
    <w:p w14:paraId="04BB8F11" w14:textId="5F3CEE06" w:rsidR="00A4129E" w:rsidRDefault="006E7815" w:rsidP="00740130">
      <w:pPr>
        <w:rPr>
          <w:rFonts w:ascii="Arial" w:hAnsi="Arial" w:cs="Arial"/>
          <w:b/>
        </w:rPr>
      </w:pPr>
      <w:ins w:id="103" w:author="Ava" w:date="2020-09-15T17:29:00Z">
        <w:r>
          <w:rPr>
            <w:rFonts w:ascii="Arial" w:hAnsi="Arial" w:cs="Arial"/>
            <w:noProof/>
          </w:rPr>
          <w:drawing>
            <wp:inline distT="0" distB="0" distL="0" distR="0" wp14:anchorId="3F843904" wp14:editId="13776511">
              <wp:extent cx="5943600" cy="2431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_S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ins>
      <w:commentRangeStart w:id="104"/>
      <w:commentRangeStart w:id="105"/>
      <w:del w:id="106" w:author="Ava" w:date="2020-09-15T17:29:00Z">
        <w:r w:rsidR="00A4129E" w:rsidDel="006E7815">
          <w:rPr>
            <w:rFonts w:ascii="Arial" w:hAnsi="Arial" w:cs="Arial"/>
            <w:noProof/>
          </w:rPr>
          <w:drawing>
            <wp:inline distT="0" distB="0" distL="0" distR="0" wp14:anchorId="0484FB96" wp14:editId="3E6F68F7">
              <wp:extent cx="5391150" cy="3850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_intera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458" cy="3854777"/>
                      </a:xfrm>
                      <a:prstGeom prst="rect">
                        <a:avLst/>
                      </a:prstGeom>
                    </pic:spPr>
                  </pic:pic>
                </a:graphicData>
              </a:graphic>
            </wp:inline>
          </w:drawing>
        </w:r>
      </w:del>
      <w:commentRangeEnd w:id="104"/>
      <w:r w:rsidR="00237D94">
        <w:rPr>
          <w:rStyle w:val="CommentReference"/>
        </w:rPr>
        <w:commentReference w:id="104"/>
      </w:r>
      <w:commentRangeEnd w:id="105"/>
      <w:r w:rsidR="00A65707">
        <w:rPr>
          <w:rStyle w:val="CommentReference"/>
        </w:rPr>
        <w:commentReference w:id="105"/>
      </w:r>
    </w:p>
    <w:p w14:paraId="2A6C4529" w14:textId="77777777" w:rsidR="00A4129E" w:rsidDel="006E7815" w:rsidRDefault="00A4129E" w:rsidP="00740130">
      <w:pPr>
        <w:rPr>
          <w:del w:id="107" w:author="Ava" w:date="2020-09-15T17:29:00Z"/>
          <w:rFonts w:ascii="Arial" w:hAnsi="Arial" w:cs="Arial"/>
          <w:b/>
        </w:rPr>
      </w:pPr>
      <w:r>
        <w:rPr>
          <w:rFonts w:ascii="Arial" w:hAnsi="Arial" w:cs="Arial"/>
          <w:b/>
        </w:rPr>
        <w:t xml:space="preserve">Figure S1. Mean RT difference between positions 1-2 is greater than between 2-3 </w:t>
      </w:r>
      <w:r w:rsidR="000C78F2">
        <w:rPr>
          <w:rFonts w:ascii="Arial" w:hAnsi="Arial" w:cs="Arial"/>
          <w:b/>
        </w:rPr>
        <w:t xml:space="preserve">over all blocks. Graded RT effect is not monotonic and </w:t>
      </w:r>
      <w:proofErr w:type="gramStart"/>
      <w:r w:rsidR="000C78F2">
        <w:rPr>
          <w:rFonts w:ascii="Arial" w:hAnsi="Arial" w:cs="Arial"/>
          <w:b/>
        </w:rPr>
        <w:t>cannot be ascribed</w:t>
      </w:r>
      <w:proofErr w:type="gramEnd"/>
      <w:r w:rsidR="000C78F2">
        <w:rPr>
          <w:rFonts w:ascii="Arial" w:hAnsi="Arial" w:cs="Arial"/>
          <w:b/>
        </w:rPr>
        <w:t xml:space="preserve"> to adaptation or generically faster RTs alone. </w:t>
      </w:r>
    </w:p>
    <w:p w14:paraId="16A60266" w14:textId="79865D6F" w:rsidR="000C78F2" w:rsidRDefault="000C78F2" w:rsidP="00740130">
      <w:pPr>
        <w:rPr>
          <w:rFonts w:ascii="Arial" w:hAnsi="Arial" w:cs="Arial"/>
          <w:b/>
        </w:rPr>
      </w:pPr>
      <w:commentRangeStart w:id="108"/>
      <w:del w:id="109" w:author="Ava" w:date="2020-09-15T17:29:00Z">
        <w:r w:rsidDel="006E7815">
          <w:rPr>
            <w:rFonts w:ascii="Arial" w:hAnsi="Arial" w:cs="Arial"/>
            <w:noProof/>
          </w:rPr>
          <w:drawing>
            <wp:inline distT="0" distB="0" distL="0" distR="0" wp14:anchorId="6BCFA1C4" wp14:editId="32BB721F">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block_intera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commentRangeEnd w:id="108"/>
      <w:r w:rsidR="002D36FC">
        <w:rPr>
          <w:rStyle w:val="CommentReference"/>
        </w:rPr>
        <w:commentReference w:id="108"/>
      </w:r>
    </w:p>
    <w:p w14:paraId="79B6C7FC" w14:textId="547E25CC" w:rsidR="006E7815" w:rsidRDefault="000C78F2" w:rsidP="00740130">
      <w:pPr>
        <w:rPr>
          <w:ins w:id="110" w:author="Ava" w:date="2020-09-15T17:29:00Z"/>
          <w:rFonts w:ascii="Arial" w:hAnsi="Arial" w:cs="Arial"/>
          <w:b/>
        </w:rPr>
      </w:pPr>
      <w:r>
        <w:rPr>
          <w:rFonts w:ascii="Arial" w:hAnsi="Arial" w:cs="Arial"/>
          <w:b/>
        </w:rPr>
        <w:t xml:space="preserve">Figure S2. Mean RT differences between </w:t>
      </w:r>
      <w:proofErr w:type="gramStart"/>
      <w:r>
        <w:rPr>
          <w:rFonts w:ascii="Arial" w:hAnsi="Arial" w:cs="Arial"/>
          <w:b/>
        </w:rPr>
        <w:t>position</w:t>
      </w:r>
      <w:proofErr w:type="gramEnd"/>
      <w:r>
        <w:rPr>
          <w:rFonts w:ascii="Arial" w:hAnsi="Arial" w:cs="Arial"/>
          <w:b/>
        </w:rPr>
        <w:t xml:space="preserve"> pairs did not vary significantly as a function of block. </w:t>
      </w:r>
    </w:p>
    <w:p w14:paraId="067CD6BC" w14:textId="77777777" w:rsidR="006E7815" w:rsidRDefault="006E7815">
      <w:pPr>
        <w:rPr>
          <w:ins w:id="111" w:author="Ava" w:date="2020-09-15T17:29:00Z"/>
          <w:rFonts w:ascii="Arial" w:hAnsi="Arial" w:cs="Arial"/>
          <w:b/>
        </w:rPr>
      </w:pPr>
      <w:ins w:id="112" w:author="Ava" w:date="2020-09-15T17:29:00Z">
        <w:r>
          <w:rPr>
            <w:rFonts w:ascii="Arial" w:hAnsi="Arial" w:cs="Arial"/>
            <w:b/>
          </w:rPr>
          <w:br w:type="page"/>
        </w:r>
      </w:ins>
    </w:p>
    <w:p w14:paraId="0B97AABF" w14:textId="77777777" w:rsidR="000C78F2" w:rsidRDefault="000C78F2" w:rsidP="00740130">
      <w:pPr>
        <w:rPr>
          <w:rFonts w:ascii="Arial" w:hAnsi="Arial" w:cs="Arial"/>
          <w:b/>
        </w:rPr>
      </w:pPr>
    </w:p>
    <w:p w14:paraId="742312F1" w14:textId="73F03E01" w:rsidR="002D36FC" w:rsidRDefault="002D36FC" w:rsidP="006E7815">
      <w:pPr>
        <w:jc w:val="center"/>
        <w:rPr>
          <w:rFonts w:ascii="Arial" w:hAnsi="Arial" w:cs="Arial"/>
          <w:b/>
        </w:rPr>
        <w:pPrChange w:id="113" w:author="Ava" w:date="2020-09-15T17:33:00Z">
          <w:pPr/>
        </w:pPrChange>
      </w:pPr>
      <w:del w:id="114" w:author="Ava" w:date="2020-09-15T17:32:00Z">
        <w:r w:rsidDel="006E7815">
          <w:rPr>
            <w:rFonts w:ascii="Arial" w:hAnsi="Arial" w:cs="Arial"/>
            <w:noProof/>
          </w:rPr>
          <w:drawing>
            <wp:inline distT="0" distB="0" distL="0" distR="0" wp14:anchorId="0B2E0E54" wp14:editId="337B4BC0">
              <wp:extent cx="5943600" cy="4245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3_fig5b_wr_w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115" w:author="Ava" w:date="2020-09-15T18:13:00Z">
        <w:r w:rsidR="00AD2D7E">
          <w:rPr>
            <w:rFonts w:ascii="Arial" w:hAnsi="Arial" w:cs="Arial"/>
            <w:b/>
            <w:noProof/>
          </w:rPr>
          <w:drawing>
            <wp:inline distT="0" distB="0" distL="0" distR="0" wp14:anchorId="62879D0E" wp14:editId="34D6526F">
              <wp:extent cx="5943600" cy="4245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3_fig5b_wr_wo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p>
    <w:p w14:paraId="009AA642" w14:textId="3B3B5789" w:rsidR="002D36FC" w:rsidRDefault="002D36FC" w:rsidP="00740130">
      <w:pPr>
        <w:rPr>
          <w:rFonts w:ascii="Arial" w:hAnsi="Arial" w:cs="Arial"/>
          <w:b/>
        </w:rPr>
      </w:pPr>
      <w:r>
        <w:rPr>
          <w:rFonts w:ascii="Arial" w:hAnsi="Arial" w:cs="Arial"/>
          <w:b/>
        </w:rPr>
        <w:t xml:space="preserve">Figure S3. Preference for pseudowords over part-word foils was present for all but one word. Our overall word recognition performance was therefore not driven by successful discrimination of one word. </w:t>
      </w:r>
    </w:p>
    <w:p w14:paraId="653848E8" w14:textId="77777777" w:rsidR="00C3289D" w:rsidRDefault="00C3289D">
      <w:pPr>
        <w:rPr>
          <w:ins w:id="116" w:author="Ava" w:date="2020-09-15T17:51:00Z"/>
          <w:rFonts w:ascii="Arial" w:hAnsi="Arial" w:cs="Arial"/>
          <w:b/>
        </w:rPr>
      </w:pPr>
      <w:ins w:id="117" w:author="Ava" w:date="2020-09-15T17:51:00Z">
        <w:r>
          <w:rPr>
            <w:rFonts w:ascii="Arial" w:hAnsi="Arial" w:cs="Arial"/>
            <w:b/>
          </w:rPr>
          <w:br w:type="page"/>
        </w:r>
      </w:ins>
    </w:p>
    <w:p w14:paraId="0081B951" w14:textId="222AF651" w:rsidR="00CA76F1" w:rsidRDefault="00C3289D" w:rsidP="00740130">
      <w:pPr>
        <w:rPr>
          <w:rFonts w:ascii="Arial" w:hAnsi="Arial" w:cs="Arial"/>
          <w:b/>
        </w:rPr>
      </w:pPr>
      <w:ins w:id="118" w:author="Ava" w:date="2020-09-15T17:51:00Z">
        <w:r>
          <w:rPr>
            <w:rFonts w:ascii="Arial" w:hAnsi="Arial" w:cs="Arial"/>
            <w:noProof/>
          </w:rPr>
          <w:lastRenderedPageBreak/>
          <w:drawing>
            <wp:anchor distT="0" distB="0" distL="114300" distR="114300" simplePos="0" relativeHeight="251662336" behindDoc="0" locked="0" layoutInCell="1" allowOverlap="1" wp14:anchorId="632DBC28" wp14:editId="7B5FD1E7">
              <wp:simplePos x="0" y="0"/>
              <wp:positionH relativeFrom="column">
                <wp:posOffset>-857250</wp:posOffset>
              </wp:positionH>
              <wp:positionV relativeFrom="paragraph">
                <wp:posOffset>230505</wp:posOffset>
              </wp:positionV>
              <wp:extent cx="7707610" cy="3027872"/>
              <wp:effectExtent l="0" t="0" r="825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_S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07610" cy="3027872"/>
                      </a:xfrm>
                      <a:prstGeom prst="rect">
                        <a:avLst/>
                      </a:prstGeom>
                    </pic:spPr>
                  </pic:pic>
                </a:graphicData>
              </a:graphic>
            </wp:anchor>
          </w:drawing>
        </w:r>
      </w:ins>
      <w:commentRangeStart w:id="119"/>
      <w:commentRangeStart w:id="120"/>
      <w:del w:id="121" w:author="Ava" w:date="2020-09-15T17:51:00Z">
        <w:r w:rsidR="00CA76F1" w:rsidDel="00C3289D">
          <w:rPr>
            <w:rFonts w:ascii="Arial" w:hAnsi="Arial" w:cs="Arial"/>
            <w:noProof/>
          </w:rPr>
          <w:drawing>
            <wp:inline distT="0" distB="0" distL="0" distR="0" wp14:anchorId="45A9A141" wp14:editId="7A8BDD05">
              <wp:extent cx="5943600" cy="4245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tterink_co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commentRangeEnd w:id="119"/>
      <w:r w:rsidR="00237D94">
        <w:rPr>
          <w:rStyle w:val="CommentReference"/>
        </w:rPr>
        <w:commentReference w:id="119"/>
      </w:r>
      <w:commentRangeEnd w:id="120"/>
      <w:r w:rsidR="00A65707">
        <w:rPr>
          <w:rStyle w:val="CommentReference"/>
        </w:rPr>
        <w:commentReference w:id="120"/>
      </w:r>
    </w:p>
    <w:p w14:paraId="42A90CF9" w14:textId="71BD47FB" w:rsidR="00CA76F1" w:rsidDel="00C3289D" w:rsidRDefault="00CA76F1" w:rsidP="00740130">
      <w:pPr>
        <w:rPr>
          <w:del w:id="122" w:author="Ava" w:date="2020-09-15T17:51:00Z"/>
          <w:rFonts w:ascii="Arial" w:hAnsi="Arial" w:cs="Arial"/>
          <w:b/>
        </w:rPr>
      </w:pPr>
      <w:r>
        <w:rPr>
          <w:rFonts w:ascii="Arial" w:hAnsi="Arial" w:cs="Arial"/>
          <w:b/>
        </w:rPr>
        <w:t xml:space="preserve">Figure S4. Correlation between online and offline SL measures as per Batterink &amp; </w:t>
      </w:r>
      <w:proofErr w:type="spellStart"/>
      <w:r>
        <w:rPr>
          <w:rFonts w:ascii="Arial" w:hAnsi="Arial" w:cs="Arial"/>
          <w:b/>
        </w:rPr>
        <w:t>Paller</w:t>
      </w:r>
      <w:proofErr w:type="spellEnd"/>
      <w:r>
        <w:rPr>
          <w:rFonts w:ascii="Arial" w:hAnsi="Arial" w:cs="Arial"/>
          <w:b/>
        </w:rPr>
        <w:t xml:space="preserve"> 2017</w:t>
      </w:r>
      <w:del w:id="123" w:author="Ava" w:date="2020-09-15T17:51:00Z">
        <w:r w:rsidDel="00C3289D">
          <w:rPr>
            <w:rFonts w:ascii="Arial" w:hAnsi="Arial" w:cs="Arial"/>
            <w:b/>
          </w:rPr>
          <w:delText>.</w:delText>
        </w:r>
      </w:del>
    </w:p>
    <w:p w14:paraId="057F51E9" w14:textId="14A3AD9A" w:rsidR="00CA76F1" w:rsidDel="00C3289D" w:rsidRDefault="00CA76F1" w:rsidP="00740130">
      <w:pPr>
        <w:rPr>
          <w:del w:id="124" w:author="Ava" w:date="2020-09-15T17:51:00Z"/>
          <w:rFonts w:ascii="Arial" w:hAnsi="Arial" w:cs="Arial"/>
          <w:b/>
        </w:rPr>
      </w:pPr>
    </w:p>
    <w:p w14:paraId="664798B4" w14:textId="200B1D3B" w:rsidR="00CA76F1" w:rsidRDefault="00726B0E" w:rsidP="00740130">
      <w:pPr>
        <w:rPr>
          <w:rFonts w:ascii="Arial" w:hAnsi="Arial" w:cs="Arial"/>
          <w:b/>
        </w:rPr>
      </w:pPr>
      <w:del w:id="125" w:author="Ava" w:date="2020-09-15T17:51:00Z">
        <w:r w:rsidDel="00C3289D">
          <w:rPr>
            <w:rFonts w:ascii="Arial" w:hAnsi="Arial" w:cs="Arial"/>
            <w:noProof/>
          </w:rPr>
          <w:drawing>
            <wp:inline distT="0" distB="0" distL="0" distR="0" wp14:anchorId="18D04238" wp14:editId="656D172F">
              <wp:extent cx="5943600" cy="424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6_corr_s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090A719B" w14:textId="67653374" w:rsidR="00726B0E" w:rsidRDefault="00726B0E" w:rsidP="00740130">
      <w:pPr>
        <w:rPr>
          <w:rFonts w:ascii="Arial" w:hAnsi="Arial" w:cs="Arial"/>
          <w:b/>
        </w:rPr>
      </w:pPr>
      <w:r>
        <w:rPr>
          <w:rFonts w:ascii="Arial" w:hAnsi="Arial" w:cs="Arial"/>
          <w:b/>
        </w:rPr>
        <w:t xml:space="preserve">Figure S5. </w:t>
      </w:r>
    </w:p>
    <w:p w14:paraId="3073D08B" w14:textId="0371C3D1" w:rsidR="009952F0" w:rsidRDefault="009952F0">
      <w:pPr>
        <w:rPr>
          <w:rFonts w:ascii="Arial" w:hAnsi="Arial" w:cs="Arial"/>
          <w:b/>
          <w:noProof/>
        </w:rPr>
      </w:pPr>
      <w:r>
        <w:rPr>
          <w:rFonts w:ascii="Arial" w:hAnsi="Arial" w:cs="Arial"/>
          <w:b/>
          <w:noProof/>
        </w:rPr>
        <w:br w:type="page"/>
      </w:r>
    </w:p>
    <w:p w14:paraId="68E5F296" w14:textId="129F059A" w:rsidR="00C3289D" w:rsidRDefault="00C3289D" w:rsidP="00740130">
      <w:pPr>
        <w:rPr>
          <w:ins w:id="126" w:author="Ava" w:date="2020-09-15T18:05:00Z"/>
          <w:rFonts w:ascii="Arial" w:hAnsi="Arial" w:cs="Arial"/>
          <w:b/>
        </w:rPr>
      </w:pPr>
      <w:ins w:id="127" w:author="Ava" w:date="2020-09-15T18:05:00Z">
        <w:r>
          <w:rPr>
            <w:rFonts w:ascii="Arial" w:hAnsi="Arial" w:cs="Arial"/>
            <w:b/>
            <w:noProof/>
          </w:rPr>
          <w:lastRenderedPageBreak/>
          <w:drawing>
            <wp:inline distT="0" distB="0" distL="0" distR="0" wp14:anchorId="79A6AE26" wp14:editId="39544765">
              <wp:extent cx="5943600" cy="2830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_S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ins>
      <w:del w:id="128" w:author="Ava" w:date="2020-09-15T18:05:00Z">
        <w:r w:rsidR="009952F0" w:rsidDel="00C3289D">
          <w:rPr>
            <w:rFonts w:ascii="Arial" w:hAnsi="Arial" w:cs="Arial"/>
            <w:b/>
            <w:noProof/>
          </w:rPr>
          <w:drawing>
            <wp:anchor distT="0" distB="0" distL="114300" distR="114300" simplePos="0" relativeHeight="251660288" behindDoc="1" locked="0" layoutInCell="1" allowOverlap="1" wp14:anchorId="113079A4" wp14:editId="5F806D4C">
              <wp:simplePos x="0" y="0"/>
              <wp:positionH relativeFrom="column">
                <wp:posOffset>-685800</wp:posOffset>
              </wp:positionH>
              <wp:positionV relativeFrom="paragraph">
                <wp:posOffset>85725</wp:posOffset>
              </wp:positionV>
              <wp:extent cx="7466965" cy="2667000"/>
              <wp:effectExtent l="0" t="0" r="635" b="0"/>
              <wp:wrapTight wrapText="bothSides">
                <wp:wrapPolygon edited="0">
                  <wp:start x="0" y="0"/>
                  <wp:lineTo x="0" y="21446"/>
                  <wp:lineTo x="21547" y="21446"/>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ig_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66965" cy="2667000"/>
                      </a:xfrm>
                      <a:prstGeom prst="rect">
                        <a:avLst/>
                      </a:prstGeom>
                    </pic:spPr>
                  </pic:pic>
                </a:graphicData>
              </a:graphic>
              <wp14:sizeRelH relativeFrom="margin">
                <wp14:pctWidth>0</wp14:pctWidth>
              </wp14:sizeRelH>
              <wp14:sizeRelV relativeFrom="margin">
                <wp14:pctHeight>0</wp14:pctHeight>
              </wp14:sizeRelV>
            </wp:anchor>
          </w:drawing>
        </w:r>
      </w:del>
    </w:p>
    <w:p w14:paraId="3E71E4DE" w14:textId="3A9E606C" w:rsidR="009952F0" w:rsidRDefault="009952F0" w:rsidP="00740130">
      <w:pPr>
        <w:rPr>
          <w:rFonts w:ascii="Arial" w:hAnsi="Arial" w:cs="Arial"/>
          <w:b/>
        </w:rPr>
      </w:pPr>
      <w:r>
        <w:rPr>
          <w:rFonts w:ascii="Arial" w:hAnsi="Arial" w:cs="Arial"/>
          <w:b/>
        </w:rPr>
        <w:t xml:space="preserve">Figure S6. Graded RT effect for random and structured sessions in both condition orders. A. Median RTs for participants who performed the structured session first and random session second. B. Median RTs for participants who performed the random session first and structured task second. </w:t>
      </w:r>
    </w:p>
    <w:p w14:paraId="39B5C2AD" w14:textId="1A63E0A4" w:rsidR="00155EBC" w:rsidRDefault="00176726" w:rsidP="00740130">
      <w:pPr>
        <w:rPr>
          <w:rFonts w:ascii="Arial" w:hAnsi="Arial" w:cs="Arial"/>
          <w:b/>
        </w:rPr>
      </w:pPr>
      <w:commentRangeStart w:id="129"/>
      <w:del w:id="130" w:author="Ava" w:date="2020-09-15T17:17:00Z">
        <w:r w:rsidDel="0029299E">
          <w:rPr>
            <w:rFonts w:ascii="Arial" w:hAnsi="Arial" w:cs="Arial"/>
            <w:b/>
            <w:noProof/>
          </w:rPr>
          <w:drawing>
            <wp:inline distT="0" distB="0" distL="0" distR="0" wp14:anchorId="244F78D4" wp14:editId="04ADA170">
              <wp:extent cx="5943600" cy="5094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uracy_sy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del>
      <w:commentRangeEnd w:id="129"/>
      <w:r w:rsidR="00817FB6">
        <w:rPr>
          <w:rStyle w:val="CommentReference"/>
        </w:rPr>
        <w:commentReference w:id="129"/>
      </w:r>
    </w:p>
    <w:p w14:paraId="68C2D933" w14:textId="3383ABDB" w:rsidR="00273995" w:rsidDel="0029299E" w:rsidRDefault="00155EBC" w:rsidP="00740130">
      <w:pPr>
        <w:rPr>
          <w:del w:id="131" w:author="Ava" w:date="2020-09-15T17:18:00Z"/>
          <w:rFonts w:ascii="Arial" w:hAnsi="Arial" w:cs="Arial"/>
          <w:b/>
        </w:rPr>
      </w:pPr>
      <w:del w:id="132" w:author="Ava" w:date="2020-09-15T17:18:00Z">
        <w:r w:rsidDel="0029299E">
          <w:rPr>
            <w:rFonts w:ascii="Arial" w:hAnsi="Arial" w:cs="Arial"/>
            <w:b/>
          </w:rPr>
          <w:delText xml:space="preserve">Figure S7. Accuracy in Experiment 1. Accuracy for each target syllable. </w:delText>
        </w:r>
      </w:del>
    </w:p>
    <w:p w14:paraId="1F94D996" w14:textId="7E4B2182" w:rsidR="00273995" w:rsidDel="0029299E" w:rsidRDefault="00273995">
      <w:pPr>
        <w:rPr>
          <w:del w:id="133" w:author="Ava" w:date="2020-09-15T17:18:00Z"/>
          <w:rFonts w:ascii="Arial" w:hAnsi="Arial" w:cs="Arial"/>
          <w:b/>
        </w:rPr>
      </w:pPr>
      <w:del w:id="134" w:author="Ava" w:date="2020-09-15T17:18:00Z">
        <w:r w:rsidDel="0029299E">
          <w:rPr>
            <w:rFonts w:ascii="Arial" w:hAnsi="Arial" w:cs="Arial"/>
            <w:b/>
          </w:rPr>
          <w:br w:type="page"/>
        </w:r>
      </w:del>
    </w:p>
    <w:p w14:paraId="23D103A1" w14:textId="074F4818" w:rsidR="00155EBC" w:rsidDel="0029299E" w:rsidRDefault="00176726" w:rsidP="00740130">
      <w:pPr>
        <w:rPr>
          <w:del w:id="135" w:author="Ava" w:date="2020-09-15T17:18:00Z"/>
          <w:rFonts w:ascii="Arial" w:hAnsi="Arial" w:cs="Arial"/>
          <w:b/>
        </w:rPr>
      </w:pPr>
      <w:commentRangeStart w:id="136"/>
      <w:del w:id="137" w:author="Ava" w:date="2020-09-15T17:17:00Z">
        <w:r w:rsidDel="0029299E">
          <w:rPr>
            <w:rFonts w:ascii="Arial" w:hAnsi="Arial" w:cs="Arial"/>
            <w:b/>
            <w:noProof/>
          </w:rPr>
          <w:drawing>
            <wp:inline distT="0" distB="0" distL="0" distR="0" wp14:anchorId="541E92D3" wp14:editId="3FEBBB87">
              <wp:extent cx="5943600" cy="5094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syl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del>
      <w:commentRangeEnd w:id="136"/>
      <w:del w:id="138" w:author="Ava" w:date="2020-09-15T17:18:00Z">
        <w:r w:rsidR="00A65707" w:rsidDel="0029299E">
          <w:rPr>
            <w:rStyle w:val="CommentReference"/>
          </w:rPr>
          <w:commentReference w:id="136"/>
        </w:r>
      </w:del>
    </w:p>
    <w:p w14:paraId="7E38ECFF" w14:textId="078D7552" w:rsidR="005E6ACE" w:rsidDel="0029299E" w:rsidRDefault="005E6ACE" w:rsidP="00740130">
      <w:pPr>
        <w:rPr>
          <w:del w:id="139" w:author="Ava" w:date="2020-09-15T17:18:00Z"/>
          <w:rFonts w:ascii="Arial" w:hAnsi="Arial" w:cs="Arial"/>
          <w:b/>
        </w:rPr>
      </w:pPr>
    </w:p>
    <w:p w14:paraId="56520FD9" w14:textId="58DA91E5" w:rsidR="00273995" w:rsidRPr="00A4129E" w:rsidRDefault="00273995" w:rsidP="00740130">
      <w:pPr>
        <w:rPr>
          <w:rFonts w:ascii="Arial" w:hAnsi="Arial" w:cs="Arial"/>
          <w:b/>
        </w:rPr>
      </w:pPr>
      <w:del w:id="140" w:author="Ava" w:date="2020-09-15T17:18:00Z">
        <w:r w:rsidDel="0029299E">
          <w:rPr>
            <w:rFonts w:ascii="Arial" w:hAnsi="Arial" w:cs="Arial"/>
            <w:b/>
          </w:rPr>
          <w:delText xml:space="preserve">Figure S8. Accuracy in Experiment 2. Accuracy for each target syllable in random and structured. </w:delText>
        </w:r>
      </w:del>
    </w:p>
    <w:sectPr w:rsidR="00273995" w:rsidRPr="00A4129E">
      <w:headerReference w:type="default" r:id="rId34"/>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va" w:date="2020-09-15T14:32:00Z" w:initials="AK">
    <w:p w14:paraId="270FF1B5" w14:textId="1D212AE6" w:rsidR="007417C0" w:rsidRDefault="007417C0">
      <w:pPr>
        <w:pStyle w:val="CommentText"/>
      </w:pPr>
      <w:r>
        <w:rPr>
          <w:rStyle w:val="CommentReference"/>
        </w:rPr>
        <w:annotationRef/>
      </w:r>
      <w:r>
        <w:t xml:space="preserve">Regarding earlier comments: </w:t>
      </w:r>
    </w:p>
    <w:p w14:paraId="57606CB9" w14:textId="4A8B3E64" w:rsidR="007417C0" w:rsidRDefault="00924C56" w:rsidP="007417C0">
      <w:pPr>
        <w:pStyle w:val="CommentText"/>
        <w:numPr>
          <w:ilvl w:val="0"/>
          <w:numId w:val="1"/>
        </w:numPr>
      </w:pPr>
      <w:r>
        <w:t xml:space="preserve">They ask for Sentence case labels in figures and lower case bold letters for subfigures. I did this. </w:t>
      </w:r>
    </w:p>
    <w:p w14:paraId="5AE56648" w14:textId="09AB7A6F" w:rsidR="00924C56" w:rsidRDefault="00924C56" w:rsidP="007417C0">
      <w:pPr>
        <w:pStyle w:val="CommentText"/>
        <w:numPr>
          <w:ilvl w:val="0"/>
          <w:numId w:val="1"/>
        </w:numPr>
      </w:pPr>
      <w:r>
        <w:t xml:space="preserve">All figures are 300 dpi, which is pub quality. </w:t>
      </w:r>
    </w:p>
    <w:p w14:paraId="12849DEA" w14:textId="7A2A4EE5" w:rsidR="00924C56" w:rsidRDefault="00924C56" w:rsidP="007417C0">
      <w:pPr>
        <w:pStyle w:val="CommentText"/>
        <w:numPr>
          <w:ilvl w:val="0"/>
          <w:numId w:val="1"/>
        </w:numPr>
      </w:pPr>
      <w:r>
        <w:t xml:space="preserve">I checked some papers and I think </w:t>
      </w:r>
      <w:proofErr w:type="gramStart"/>
      <w:r>
        <w:t>it’s</w:t>
      </w:r>
      <w:proofErr w:type="gramEnd"/>
      <w:r>
        <w:t xml:space="preserve"> best to keep the axes labels simple and explain everything in the caption, which they also recommend.</w:t>
      </w:r>
    </w:p>
    <w:p w14:paraId="7E339300" w14:textId="1BC55B0C" w:rsidR="00924C56" w:rsidRDefault="00924C56" w:rsidP="005F2FE8">
      <w:pPr>
        <w:pStyle w:val="CommentText"/>
        <w:numPr>
          <w:ilvl w:val="0"/>
          <w:numId w:val="1"/>
        </w:numPr>
      </w:pPr>
      <w:r>
        <w:t xml:space="preserve"> The font size in the composite figures is 15. They look smaller because you have to compress them to get them into a single figure, but I compared and they are now comparable with many figures I see in their papers. </w:t>
      </w:r>
    </w:p>
    <w:p w14:paraId="7D428ADC" w14:textId="70E4B90D" w:rsidR="00AD2D7E" w:rsidRDefault="00AD2D7E" w:rsidP="005F2FE8">
      <w:pPr>
        <w:pStyle w:val="CommentText"/>
        <w:numPr>
          <w:ilvl w:val="0"/>
          <w:numId w:val="1"/>
        </w:numPr>
      </w:pPr>
      <w:r>
        <w:t xml:space="preserve">I have </w:t>
      </w:r>
      <w:proofErr w:type="gramStart"/>
      <w:r>
        <w:t>2</w:t>
      </w:r>
      <w:proofErr w:type="gramEnd"/>
      <w:r>
        <w:t xml:space="preserve"> color schemes: one ordinal position and one for condition (random/structure). I think both of these </w:t>
      </w:r>
      <w:r w:rsidR="00FB7D49">
        <w:t>are useful</w:t>
      </w:r>
      <w:r>
        <w:t xml:space="preserve"> because </w:t>
      </w:r>
      <w:proofErr w:type="gramStart"/>
      <w:r>
        <w:t>they’re</w:t>
      </w:r>
      <w:proofErr w:type="gramEnd"/>
      <w:r>
        <w:t xml:space="preserve"> easier to distinguish on line graphs than grayscale. Everything else in the main text is black and white</w:t>
      </w:r>
      <w:r w:rsidR="00FB7D49">
        <w:t xml:space="preserve"> + red regression lines. </w:t>
      </w:r>
      <w:r>
        <w:t>Supplementary Figures maintains this color scheme (plus one extra color scheme to differentiate block in one fig).</w:t>
      </w:r>
    </w:p>
  </w:comment>
  <w:comment w:id="3" w:author="Ava" w:date="2020-09-11T18:25:00Z" w:initials="AK">
    <w:p w14:paraId="00934436" w14:textId="77777777" w:rsidR="005E3690" w:rsidRDefault="005E3690">
      <w:pPr>
        <w:pStyle w:val="CommentText"/>
      </w:pPr>
      <w:r>
        <w:rPr>
          <w:rStyle w:val="CommentReference"/>
        </w:rPr>
        <w:annotationRef/>
      </w:r>
      <w:r>
        <w:t>C. y-axis should say (seconds) not (ms). I’ll change after any updates you suggest.</w:t>
      </w:r>
    </w:p>
    <w:p w14:paraId="7B781853" w14:textId="1CC9AF52" w:rsidR="00937948" w:rsidRDefault="00937948">
      <w:pPr>
        <w:pStyle w:val="CommentText"/>
      </w:pPr>
    </w:p>
  </w:comment>
  <w:comment w:id="4" w:author="Lucia" w:date="2020-09-13T22:20:00Z" w:initials="LM">
    <w:p w14:paraId="1353EDAF" w14:textId="77777777" w:rsidR="00937948" w:rsidRDefault="00937948">
      <w:pPr>
        <w:pStyle w:val="CommentText"/>
      </w:pPr>
      <w:r>
        <w:rPr>
          <w:rStyle w:val="CommentReference"/>
        </w:rPr>
        <w:annotationRef/>
      </w:r>
      <w:r>
        <w:t xml:space="preserve">This figure is good. The lettering in the axis should be significantly larger. </w:t>
      </w:r>
    </w:p>
    <w:p w14:paraId="5EBEA4DF" w14:textId="77777777" w:rsidR="00937948" w:rsidRDefault="00937948">
      <w:pPr>
        <w:pStyle w:val="CommentText"/>
      </w:pPr>
      <w:r>
        <w:t>Take a look at published paper and you will see the drill</w:t>
      </w:r>
    </w:p>
    <w:p w14:paraId="14A52438" w14:textId="77777777" w:rsidR="00937948" w:rsidRDefault="00937948">
      <w:pPr>
        <w:pStyle w:val="CommentText"/>
      </w:pPr>
      <w:r>
        <w:t xml:space="preserve">Also, it might be good that you keep in mind the DPI and the resolution required by the journal, as they tend to be quite particular about </w:t>
      </w:r>
      <w:proofErr w:type="spellStart"/>
      <w:r>
        <w:t>tgat</w:t>
      </w:r>
      <w:proofErr w:type="spellEnd"/>
    </w:p>
    <w:p w14:paraId="6D471C2D" w14:textId="77777777" w:rsidR="00937948" w:rsidRDefault="00937948">
      <w:pPr>
        <w:pStyle w:val="CommentText"/>
      </w:pPr>
      <w:r>
        <w:t>For instance most journals require the labelling as A) or (a) but not A.</w:t>
      </w:r>
    </w:p>
    <w:p w14:paraId="3E87C15C" w14:textId="375C5C21" w:rsidR="00937948" w:rsidRDefault="00937948">
      <w:pPr>
        <w:pStyle w:val="CommentText"/>
      </w:pPr>
    </w:p>
  </w:comment>
  <w:comment w:id="36" w:author="Lucia" w:date="2020-09-13T22:29:00Z" w:initials="LM">
    <w:p w14:paraId="3E0ABC33" w14:textId="6844883E" w:rsidR="00937948" w:rsidRDefault="00937948">
      <w:pPr>
        <w:pStyle w:val="CommentText"/>
      </w:pPr>
      <w:r>
        <w:rPr>
          <w:rStyle w:val="CommentReference"/>
        </w:rPr>
        <w:annotationRef/>
      </w:r>
      <w:r>
        <w:t>Increase the lettering in the axis</w:t>
      </w:r>
    </w:p>
    <w:p w14:paraId="282BA8D6" w14:textId="09CC775F" w:rsidR="00937948" w:rsidRDefault="00937948">
      <w:pPr>
        <w:pStyle w:val="CommentText"/>
      </w:pPr>
      <w:r>
        <w:t>Give the conditions distinctive colors as opposed to the same with labels above</w:t>
      </w:r>
    </w:p>
    <w:p w14:paraId="040C2718" w14:textId="5D416128" w:rsidR="00937948" w:rsidRDefault="00937948">
      <w:pPr>
        <w:pStyle w:val="CommentText"/>
      </w:pPr>
      <w:r>
        <w:t xml:space="preserve">For instance </w:t>
      </w:r>
      <w:r w:rsidR="00A65707">
        <w:t>structure condition with blue and random with red and use different shades to denote the different positions.</w:t>
      </w:r>
    </w:p>
    <w:p w14:paraId="30391E83" w14:textId="03A81732" w:rsidR="00A65707" w:rsidRDefault="00A65707">
      <w:pPr>
        <w:pStyle w:val="CommentText"/>
      </w:pPr>
    </w:p>
    <w:p w14:paraId="628E9D46" w14:textId="030441D1" w:rsidR="00A65707" w:rsidRDefault="00A65707">
      <w:pPr>
        <w:pStyle w:val="CommentText"/>
      </w:pPr>
      <w:r>
        <w:t>Keep the same convention for figure C. and remove the connecting lines.</w:t>
      </w:r>
    </w:p>
    <w:p w14:paraId="555DAEEA" w14:textId="2A60E866" w:rsidR="00A65707" w:rsidRDefault="00A65707">
      <w:pPr>
        <w:pStyle w:val="CommentText"/>
      </w:pPr>
      <w:r>
        <w:t>Also make A, B and C one row. Journals are peculiar about empty spaces.</w:t>
      </w:r>
    </w:p>
    <w:p w14:paraId="5D066CE7" w14:textId="1A8D693B" w:rsidR="00937948" w:rsidRDefault="00937948">
      <w:pPr>
        <w:pStyle w:val="CommentText"/>
      </w:pPr>
    </w:p>
  </w:comment>
  <w:comment w:id="104" w:author="Ava" w:date="2020-09-11T18:27:00Z" w:initials="AK">
    <w:p w14:paraId="69C5693E" w14:textId="77777777" w:rsidR="00237D94" w:rsidRDefault="00237D94">
      <w:pPr>
        <w:pStyle w:val="CommentText"/>
      </w:pPr>
      <w:r>
        <w:rPr>
          <w:rStyle w:val="CommentReference"/>
        </w:rPr>
        <w:annotationRef/>
      </w:r>
      <w:r>
        <w:t xml:space="preserve">Should I combine S1 and S2 into one figure? </w:t>
      </w:r>
    </w:p>
    <w:p w14:paraId="73494AD1" w14:textId="34EAD031" w:rsidR="00A65707" w:rsidRDefault="00A65707">
      <w:pPr>
        <w:pStyle w:val="CommentText"/>
      </w:pPr>
    </w:p>
  </w:comment>
  <w:comment w:id="105" w:author="Lucia" w:date="2020-09-13T22:35:00Z" w:initials="LM">
    <w:p w14:paraId="2F41B714" w14:textId="69D5C2A2" w:rsidR="00A65707" w:rsidRDefault="00A65707">
      <w:pPr>
        <w:pStyle w:val="CommentText"/>
      </w:pPr>
      <w:r>
        <w:rPr>
          <w:rStyle w:val="CommentReference"/>
        </w:rPr>
        <w:annotationRef/>
      </w:r>
      <w:r>
        <w:t>yes</w:t>
      </w:r>
    </w:p>
  </w:comment>
  <w:comment w:id="108" w:author="Ava" w:date="2020-09-11T18:08:00Z" w:initials="AK">
    <w:p w14:paraId="4EC5DE42" w14:textId="77777777" w:rsidR="002D36FC" w:rsidRDefault="002D36FC">
      <w:pPr>
        <w:pStyle w:val="CommentText"/>
      </w:pPr>
      <w:r>
        <w:rPr>
          <w:rStyle w:val="CommentReference"/>
        </w:rPr>
        <w:annotationRef/>
      </w:r>
      <w:r>
        <w:t xml:space="preserve">There was no interaction between pair differences and block, so I don’t really need this plot. But it helps illustrate the point that there was no difference. What do you think? </w:t>
      </w:r>
    </w:p>
  </w:comment>
  <w:comment w:id="119" w:author="Ava" w:date="2020-09-11T18:27:00Z" w:initials="AK">
    <w:p w14:paraId="7F0BBC83" w14:textId="5BC9F75C" w:rsidR="00237D94" w:rsidRDefault="00237D94">
      <w:pPr>
        <w:pStyle w:val="CommentText"/>
      </w:pPr>
      <w:r>
        <w:rPr>
          <w:rStyle w:val="CommentReference"/>
        </w:rPr>
        <w:annotationRef/>
      </w:r>
      <w:r>
        <w:t xml:space="preserve">Should I combine S4 and S5 into one figure? </w:t>
      </w:r>
    </w:p>
  </w:comment>
  <w:comment w:id="120" w:author="Lucia" w:date="2020-09-13T22:36:00Z" w:initials="LM">
    <w:p w14:paraId="4898AFE5" w14:textId="2A9F2C13" w:rsidR="00A65707" w:rsidRDefault="00A65707">
      <w:pPr>
        <w:pStyle w:val="CommentText"/>
      </w:pPr>
      <w:r>
        <w:rPr>
          <w:rStyle w:val="CommentReference"/>
        </w:rPr>
        <w:annotationRef/>
      </w:r>
      <w:r>
        <w:t>Yes, b</w:t>
      </w:r>
    </w:p>
  </w:comment>
  <w:comment w:id="129" w:author="Ava" w:date="2020-09-11T19:35:00Z" w:initials="AK">
    <w:p w14:paraId="7D9C3BD4" w14:textId="400C09AD" w:rsidR="00817FB6" w:rsidRDefault="00817FB6">
      <w:pPr>
        <w:pStyle w:val="CommentText"/>
      </w:pPr>
      <w:r>
        <w:rPr>
          <w:rStyle w:val="CommentReference"/>
        </w:rPr>
        <w:annotationRef/>
      </w:r>
      <w:r>
        <w:t xml:space="preserve">Should I combine S7 and S8? </w:t>
      </w:r>
    </w:p>
  </w:comment>
  <w:comment w:id="136" w:author="Lucia" w:date="2020-09-13T22:39:00Z" w:initials="LM">
    <w:p w14:paraId="35E5473E" w14:textId="77777777" w:rsidR="00A65707" w:rsidRDefault="00A65707">
      <w:pPr>
        <w:pStyle w:val="CommentText"/>
      </w:pPr>
      <w:r>
        <w:rPr>
          <w:rStyle w:val="CommentReference"/>
        </w:rPr>
        <w:annotationRef/>
      </w:r>
      <w:r>
        <w:t xml:space="preserve">Make sure to use a </w:t>
      </w:r>
      <w:proofErr w:type="spellStart"/>
      <w:r>
        <w:t>non overlapping</w:t>
      </w:r>
      <w:proofErr w:type="spellEnd"/>
      <w:r>
        <w:t xml:space="preserve"> color to denote ordinal position and condition (rand and struct)</w:t>
      </w:r>
    </w:p>
    <w:p w14:paraId="77E5A54D" w14:textId="77777777" w:rsidR="00A65707" w:rsidRDefault="00A65707">
      <w:pPr>
        <w:pStyle w:val="CommentText"/>
      </w:pPr>
      <w:r>
        <w:t>In the current version it is not easy to distinguish them as they blend with the ordinal position</w:t>
      </w:r>
    </w:p>
    <w:p w14:paraId="59BE66DC" w14:textId="488D82F4" w:rsidR="00A65707" w:rsidRDefault="00A6570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428ADC" w15:done="0"/>
  <w15:commentEx w15:paraId="7B781853" w15:done="0"/>
  <w15:commentEx w15:paraId="3E87C15C" w15:paraIdParent="7B781853" w15:done="0"/>
  <w15:commentEx w15:paraId="5D066CE7" w15:done="0"/>
  <w15:commentEx w15:paraId="73494AD1" w15:done="0"/>
  <w15:commentEx w15:paraId="2F41B714" w15:paraIdParent="73494AD1" w15:done="0"/>
  <w15:commentEx w15:paraId="4EC5DE42" w15:done="0"/>
  <w15:commentEx w15:paraId="7F0BBC83" w15:done="0"/>
  <w15:commentEx w15:paraId="4898AFE5" w15:paraIdParent="7F0BBC83" w15:done="0"/>
  <w15:commentEx w15:paraId="7D9C3BD4" w15:done="0"/>
  <w15:commentEx w15:paraId="59BE66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9AD" w16cex:dateUtc="2020-09-13T20:20:00Z"/>
  <w16cex:commentExtensible w16cex:durableId="23091ADB" w16cex:dateUtc="2020-09-13T20:25:00Z"/>
  <w16cex:commentExtensible w16cex:durableId="23091B38" w16cex:dateUtc="2020-09-13T20:27:00Z"/>
  <w16cex:commentExtensible w16cex:durableId="23091BE2" w16cex:dateUtc="2020-09-13T20:29:00Z"/>
  <w16cex:commentExtensible w16cex:durableId="23091CC2" w16cex:dateUtc="2020-09-13T20:33:00Z"/>
  <w16cex:commentExtensible w16cex:durableId="23091D0E" w16cex:dateUtc="2020-09-13T20:34:00Z"/>
  <w16cex:commentExtensible w16cex:durableId="23091D3D" w16cex:dateUtc="2020-09-13T20:35:00Z"/>
  <w16cex:commentExtensible w16cex:durableId="23091D68" w16cex:dateUtc="2020-09-13T20:36:00Z"/>
  <w16cex:commentExtensible w16cex:durableId="23091D7C" w16cex:dateUtc="2020-09-13T20:36:00Z"/>
  <w16cex:commentExtensible w16cex:durableId="23091E0B" w16cex:dateUtc="2020-09-13T20:39:00Z"/>
  <w16cex:commentExtensible w16cex:durableId="23091E19" w16cex:dateUtc="2020-09-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781853" w16cid:durableId="23091995"/>
  <w16cid:commentId w16cid:paraId="3E87C15C" w16cid:durableId="230919AD"/>
  <w16cid:commentId w16cid:paraId="2B272BB9" w16cid:durableId="23091ADB"/>
  <w16cid:commentId w16cid:paraId="00E20991" w16cid:durableId="23091B38"/>
  <w16cid:commentId w16cid:paraId="5D066CE7" w16cid:durableId="23091BE2"/>
  <w16cid:commentId w16cid:paraId="62C05C0E" w16cid:durableId="23091CC2"/>
  <w16cid:commentId w16cid:paraId="7B49E9A7" w16cid:durableId="23091D0E"/>
  <w16cid:commentId w16cid:paraId="0461E447" w16cid:durableId="23091996"/>
  <w16cid:commentId w16cid:paraId="73494AD1" w16cid:durableId="23091997"/>
  <w16cid:commentId w16cid:paraId="2F41B714" w16cid:durableId="23091D3D"/>
  <w16cid:commentId w16cid:paraId="4EC5DE42" w16cid:durableId="23091998"/>
  <w16cid:commentId w16cid:paraId="7F0BBC83" w16cid:durableId="23091999"/>
  <w16cid:commentId w16cid:paraId="4898AFE5" w16cid:durableId="23091D68"/>
  <w16cid:commentId w16cid:paraId="376AA7C6" w16cid:durableId="23091D7C"/>
  <w16cid:commentId w16cid:paraId="107C307A" w16cid:durableId="23091E0B"/>
  <w16cid:commentId w16cid:paraId="7D9C3BD4" w16cid:durableId="2309199A"/>
  <w16cid:commentId w16cid:paraId="59BE66DC" w16cid:durableId="23091E1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FD972C" w14:textId="77777777" w:rsidR="00C87638" w:rsidRDefault="00C87638" w:rsidP="00A4129E">
      <w:pPr>
        <w:spacing w:after="0" w:line="240" w:lineRule="auto"/>
      </w:pPr>
      <w:r>
        <w:separator/>
      </w:r>
    </w:p>
  </w:endnote>
  <w:endnote w:type="continuationSeparator" w:id="0">
    <w:p w14:paraId="51A590DE" w14:textId="77777777" w:rsidR="00C87638" w:rsidRDefault="00C87638" w:rsidP="00A4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068393"/>
      <w:docPartObj>
        <w:docPartGallery w:val="Page Numbers (Bottom of Page)"/>
        <w:docPartUnique/>
      </w:docPartObj>
    </w:sdtPr>
    <w:sdtEndPr>
      <w:rPr>
        <w:noProof/>
      </w:rPr>
    </w:sdtEndPr>
    <w:sdtContent>
      <w:p w14:paraId="6BA60D4B" w14:textId="4828973B" w:rsidR="00A4129E" w:rsidRDefault="00A4129E">
        <w:pPr>
          <w:pStyle w:val="Footer"/>
          <w:jc w:val="right"/>
        </w:pPr>
        <w:r>
          <w:fldChar w:fldCharType="begin"/>
        </w:r>
        <w:r>
          <w:instrText xml:space="preserve"> PAGE   \* MERGEFORMAT </w:instrText>
        </w:r>
        <w:r>
          <w:fldChar w:fldCharType="separate"/>
        </w:r>
        <w:r w:rsidR="00FB7D49">
          <w:rPr>
            <w:noProof/>
          </w:rPr>
          <w:t>8</w:t>
        </w:r>
        <w:r>
          <w:rPr>
            <w:noProof/>
          </w:rPr>
          <w:fldChar w:fldCharType="end"/>
        </w:r>
      </w:p>
    </w:sdtContent>
  </w:sdt>
  <w:p w14:paraId="5C58F40D" w14:textId="77777777" w:rsidR="00A4129E" w:rsidRDefault="00A41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CA5108" w14:textId="77777777" w:rsidR="00C87638" w:rsidRDefault="00C87638" w:rsidP="00A4129E">
      <w:pPr>
        <w:spacing w:after="0" w:line="240" w:lineRule="auto"/>
      </w:pPr>
      <w:r>
        <w:separator/>
      </w:r>
    </w:p>
  </w:footnote>
  <w:footnote w:type="continuationSeparator" w:id="0">
    <w:p w14:paraId="0CC7B5BA" w14:textId="77777777" w:rsidR="00C87638" w:rsidRDefault="00C87638" w:rsidP="00A41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BC75" w14:textId="77777777" w:rsidR="00A4129E" w:rsidRDefault="00A4129E">
    <w:pPr>
      <w:pStyle w:val="Header"/>
    </w:pPr>
    <w:r>
      <w:tab/>
    </w:r>
    <w: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A48D0"/>
    <w:multiLevelType w:val="hybridMultilevel"/>
    <w:tmpl w:val="C6BC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rson w15:author="Lucia">
    <w15:presenceInfo w15:providerId="None" w15:userId="Lu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F35"/>
    <w:rsid w:val="00055130"/>
    <w:rsid w:val="000A6228"/>
    <w:rsid w:val="000C78F2"/>
    <w:rsid w:val="001147F9"/>
    <w:rsid w:val="00155EBC"/>
    <w:rsid w:val="00176726"/>
    <w:rsid w:val="00207821"/>
    <w:rsid w:val="00237D94"/>
    <w:rsid w:val="00273995"/>
    <w:rsid w:val="0029299E"/>
    <w:rsid w:val="002D36FC"/>
    <w:rsid w:val="0037063D"/>
    <w:rsid w:val="00390591"/>
    <w:rsid w:val="003B23AC"/>
    <w:rsid w:val="005C6252"/>
    <w:rsid w:val="005E3690"/>
    <w:rsid w:val="005E6ACE"/>
    <w:rsid w:val="005F2FE8"/>
    <w:rsid w:val="006E7815"/>
    <w:rsid w:val="006F1CA1"/>
    <w:rsid w:val="0071523A"/>
    <w:rsid w:val="00723088"/>
    <w:rsid w:val="00726B0E"/>
    <w:rsid w:val="00727F35"/>
    <w:rsid w:val="00740130"/>
    <w:rsid w:val="007417C0"/>
    <w:rsid w:val="007836EA"/>
    <w:rsid w:val="007A0FB7"/>
    <w:rsid w:val="00817FB6"/>
    <w:rsid w:val="0082320A"/>
    <w:rsid w:val="00924C56"/>
    <w:rsid w:val="00937948"/>
    <w:rsid w:val="009952F0"/>
    <w:rsid w:val="009F43FF"/>
    <w:rsid w:val="00A4129E"/>
    <w:rsid w:val="00A65707"/>
    <w:rsid w:val="00AD2D7E"/>
    <w:rsid w:val="00C3289D"/>
    <w:rsid w:val="00C82874"/>
    <w:rsid w:val="00C87638"/>
    <w:rsid w:val="00CA76F1"/>
    <w:rsid w:val="00D55EFE"/>
    <w:rsid w:val="00D8304A"/>
    <w:rsid w:val="00D84E55"/>
    <w:rsid w:val="00E617F8"/>
    <w:rsid w:val="00F97342"/>
    <w:rsid w:val="00FB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F2BFB"/>
  <w15:chartTrackingRefBased/>
  <w15:docId w15:val="{BDE483CA-69ED-42C9-A783-82EA3537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2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41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29E"/>
  </w:style>
  <w:style w:type="paragraph" w:styleId="Footer">
    <w:name w:val="footer"/>
    <w:basedOn w:val="Normal"/>
    <w:link w:val="FooterChar"/>
    <w:uiPriority w:val="99"/>
    <w:unhideWhenUsed/>
    <w:rsid w:val="00A41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29E"/>
  </w:style>
  <w:style w:type="character" w:styleId="CommentReference">
    <w:name w:val="annotation reference"/>
    <w:basedOn w:val="DefaultParagraphFont"/>
    <w:uiPriority w:val="99"/>
    <w:semiHidden/>
    <w:unhideWhenUsed/>
    <w:rsid w:val="002D36FC"/>
    <w:rPr>
      <w:sz w:val="16"/>
      <w:szCs w:val="16"/>
    </w:rPr>
  </w:style>
  <w:style w:type="paragraph" w:styleId="CommentText">
    <w:name w:val="annotation text"/>
    <w:basedOn w:val="Normal"/>
    <w:link w:val="CommentTextChar"/>
    <w:uiPriority w:val="99"/>
    <w:semiHidden/>
    <w:unhideWhenUsed/>
    <w:rsid w:val="002D36FC"/>
    <w:pPr>
      <w:spacing w:line="240" w:lineRule="auto"/>
    </w:pPr>
    <w:rPr>
      <w:sz w:val="20"/>
      <w:szCs w:val="20"/>
    </w:rPr>
  </w:style>
  <w:style w:type="character" w:customStyle="1" w:styleId="CommentTextChar">
    <w:name w:val="Comment Text Char"/>
    <w:basedOn w:val="DefaultParagraphFont"/>
    <w:link w:val="CommentText"/>
    <w:uiPriority w:val="99"/>
    <w:semiHidden/>
    <w:rsid w:val="002D36FC"/>
    <w:rPr>
      <w:sz w:val="20"/>
      <w:szCs w:val="20"/>
    </w:rPr>
  </w:style>
  <w:style w:type="paragraph" w:styleId="CommentSubject">
    <w:name w:val="annotation subject"/>
    <w:basedOn w:val="CommentText"/>
    <w:next w:val="CommentText"/>
    <w:link w:val="CommentSubjectChar"/>
    <w:uiPriority w:val="99"/>
    <w:semiHidden/>
    <w:unhideWhenUsed/>
    <w:rsid w:val="002D36FC"/>
    <w:rPr>
      <w:b/>
      <w:bCs/>
    </w:rPr>
  </w:style>
  <w:style w:type="character" w:customStyle="1" w:styleId="CommentSubjectChar">
    <w:name w:val="Comment Subject Char"/>
    <w:basedOn w:val="CommentTextChar"/>
    <w:link w:val="CommentSubject"/>
    <w:uiPriority w:val="99"/>
    <w:semiHidden/>
    <w:rsid w:val="002D36FC"/>
    <w:rPr>
      <w:b/>
      <w:bCs/>
      <w:sz w:val="20"/>
      <w:szCs w:val="20"/>
    </w:rPr>
  </w:style>
  <w:style w:type="paragraph" w:styleId="BalloonText">
    <w:name w:val="Balloon Text"/>
    <w:basedOn w:val="Normal"/>
    <w:link w:val="BalloonTextChar"/>
    <w:uiPriority w:val="99"/>
    <w:semiHidden/>
    <w:unhideWhenUsed/>
    <w:rsid w:val="002D36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6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6B4FF-C8A1-4270-A05A-2BFDE15C5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10</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9</cp:revision>
  <dcterms:created xsi:type="dcterms:W3CDTF">2020-09-13T20:40:00Z</dcterms:created>
  <dcterms:modified xsi:type="dcterms:W3CDTF">2020-09-15T16:16:00Z</dcterms:modified>
</cp:coreProperties>
</file>